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FCA6E" w14:textId="77777777" w:rsidR="005912E7" w:rsidRPr="00F728C0" w:rsidRDefault="005912E7" w:rsidP="003F55B4">
      <w:pPr>
        <w:spacing w:line="240" w:lineRule="auto"/>
        <w:ind w:firstLine="720"/>
        <w:contextualSpacing/>
        <w:jc w:val="both"/>
        <w:rPr>
          <w:rFonts w:ascii="Times New Roman" w:hAnsi="Times New Roman"/>
          <w:sz w:val="24"/>
          <w:szCs w:val="24"/>
          <w:lang w:val="ru-RU"/>
        </w:rPr>
      </w:pPr>
    </w:p>
    <w:p w14:paraId="6045A84A" w14:textId="77777777" w:rsidR="00E164F2" w:rsidRPr="00F728C0" w:rsidRDefault="00A40E3E" w:rsidP="00B3183E">
      <w:pPr>
        <w:spacing w:line="240" w:lineRule="auto"/>
        <w:ind w:firstLine="720"/>
        <w:contextualSpacing/>
        <w:jc w:val="center"/>
        <w:rPr>
          <w:rFonts w:ascii="Times New Roman" w:hAnsi="Times New Roman"/>
          <w:b/>
          <w:sz w:val="24"/>
          <w:szCs w:val="24"/>
        </w:rPr>
      </w:pPr>
      <w:commentRangeStart w:id="0"/>
      <w:commentRangeEnd w:id="0"/>
      <w:r>
        <w:rPr>
          <w:rStyle w:val="af2"/>
        </w:rPr>
        <w:commentReference w:id="0"/>
      </w:r>
      <w:r w:rsidR="00B3183E" w:rsidRPr="00F728C0">
        <w:rPr>
          <w:rFonts w:ascii="Times New Roman" w:hAnsi="Times New Roman"/>
          <w:b/>
          <w:sz w:val="24"/>
          <w:szCs w:val="24"/>
          <w:highlight w:val="yellow"/>
        </w:rPr>
        <w:t xml:space="preserve">THE IMPACT OF AGRICULTURAL LENDING ON WOMEN’S ENTREPRENEURSHIP IN KAZAKHSTAN’S AGRICULTURAL SECTOR: THE ROLE OF REGIONAL FACTORS </w:t>
      </w:r>
      <w:r w:rsidRPr="00F728C0">
        <w:rPr>
          <w:rFonts w:ascii="Times New Roman" w:hAnsi="Times New Roman"/>
          <w:b/>
          <w:sz w:val="24"/>
          <w:szCs w:val="24"/>
        </w:rPr>
        <w:t xml:space="preserve">AND </w:t>
      </w:r>
      <w:r w:rsidRPr="00F728C0">
        <w:rPr>
          <w:rFonts w:ascii="Times New Roman" w:hAnsi="Times New Roman"/>
          <w:b/>
          <w:sz w:val="24"/>
          <w:szCs w:val="24"/>
          <w:highlight w:val="yellow"/>
        </w:rPr>
        <w:t>ACCESS TO LAND</w:t>
      </w:r>
    </w:p>
    <w:p w14:paraId="6B55FFEA" w14:textId="77777777" w:rsidR="00D301D1" w:rsidRPr="00F728C0" w:rsidRDefault="00D301D1" w:rsidP="00B3183E">
      <w:pPr>
        <w:spacing w:line="240" w:lineRule="auto"/>
        <w:ind w:firstLine="720"/>
        <w:contextualSpacing/>
        <w:jc w:val="center"/>
        <w:rPr>
          <w:rFonts w:ascii="Times New Roman" w:hAnsi="Times New Roman"/>
          <w:b/>
          <w:sz w:val="24"/>
          <w:szCs w:val="24"/>
        </w:rPr>
      </w:pPr>
    </w:p>
    <w:p w14:paraId="5D479676" w14:textId="77777777" w:rsidR="000B31CC" w:rsidRPr="00F728C0" w:rsidRDefault="00A40E3E" w:rsidP="00D301D1">
      <w:pPr>
        <w:spacing w:line="240" w:lineRule="auto"/>
        <w:ind w:firstLine="720"/>
        <w:contextualSpacing/>
        <w:jc w:val="center"/>
        <w:rPr>
          <w:rFonts w:ascii="Times New Roman" w:hAnsi="Times New Roman"/>
          <w:sz w:val="24"/>
          <w:szCs w:val="24"/>
        </w:rPr>
      </w:pPr>
      <w:r w:rsidRPr="00F728C0">
        <w:rPr>
          <w:rFonts w:ascii="Times New Roman" w:hAnsi="Times New Roman"/>
          <w:sz w:val="24"/>
          <w:szCs w:val="24"/>
        </w:rPr>
        <w:t>Arzayeva T. 1</w:t>
      </w:r>
      <w:hyperlink r:id="rId9" w:history="1">
        <w:r w:rsidR="00C90328" w:rsidRPr="00C90328">
          <w:rPr>
            <w:rStyle w:val="ad"/>
            <w:rFonts w:ascii="Times New Roman" w:hAnsi="Times New Roman"/>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2" o:spid="_x0000_i1025" type="#_x0000_t75" href="https://orcid.org/0009-0009-0438-3153" style="width:22.55pt;height:19.4pt;visibility:visible" o:button="t">
              <v:fill o:detectmouseclick="t"/>
              <v:imagedata r:id="rId10" o:title="No названия" croptop="10923f" cropleft="17391f" cropright="10880f"/>
            </v:shape>
          </w:pict>
        </w:r>
      </w:hyperlink>
      <w:del w:id="1" w:author="Editor 2" w:date="2026-05-09T06:26:00Z">
        <w:r w:rsidRPr="00F728C0">
          <w:rPr>
            <w:rFonts w:ascii="Times New Roman" w:hAnsi="Times New Roman"/>
            <w:sz w:val="24"/>
            <w:szCs w:val="24"/>
          </w:rPr>
          <w:delText xml:space="preserve"> </w:delText>
        </w:r>
      </w:del>
      <w:r w:rsidRPr="00F728C0">
        <w:rPr>
          <w:rFonts w:ascii="Times New Roman" w:hAnsi="Times New Roman"/>
          <w:sz w:val="24"/>
          <w:szCs w:val="24"/>
        </w:rPr>
        <w:t>, Aimurzina B.2*</w:t>
      </w:r>
      <w:hyperlink r:id="rId11" w:history="1">
        <w:r w:rsidR="00C90328" w:rsidRPr="00C90328">
          <w:rPr>
            <w:rStyle w:val="ad"/>
            <w:rFonts w:ascii="Times New Roman" w:hAnsi="Times New Roman"/>
            <w:noProof/>
            <w:sz w:val="24"/>
            <w:szCs w:val="24"/>
          </w:rPr>
          <w:pict>
            <v:shape id="_x0000_i1026" type="#_x0000_t75" href="https://orcid.org/0000-0003-2652-7989" style="width:22.55pt;height:19.4pt;visibility:visible" o:button="t">
              <v:fill o:detectmouseclick="t"/>
              <v:imagedata r:id="rId10" o:title="No названия" croptop="10923f" cropleft="17391f" cropright="10880f"/>
            </v:shape>
          </w:pict>
        </w:r>
      </w:hyperlink>
      <w:del w:id="2" w:author="Editor 2" w:date="2026-05-09T06:26:00Z">
        <w:r w:rsidR="0017220D" w:rsidRPr="00F728C0">
          <w:rPr>
            <w:rFonts w:ascii="Times New Roman" w:hAnsi="Times New Roman"/>
            <w:sz w:val="24"/>
            <w:szCs w:val="24"/>
          </w:rPr>
          <w:delText xml:space="preserve"> </w:delText>
        </w:r>
      </w:del>
      <w:r w:rsidR="0017220D" w:rsidRPr="00F728C0">
        <w:rPr>
          <w:rFonts w:ascii="Times New Roman" w:hAnsi="Times New Roman"/>
          <w:sz w:val="24"/>
          <w:szCs w:val="24"/>
        </w:rPr>
        <w:t xml:space="preserve">, Bulakbay Zh., Mataibaeva G., </w:t>
      </w:r>
      <w:r w:rsidR="00D301D1" w:rsidRPr="00F728C0">
        <w:rPr>
          <w:rFonts w:ascii="Times New Roman" w:hAnsi="Times New Roman"/>
          <w:bCs/>
          <w:color w:val="2C2C2C"/>
          <w:sz w:val="24"/>
          <w:szCs w:val="24"/>
          <w:shd w:val="clear" w:color="auto" w:fill="FFFFFF"/>
        </w:rPr>
        <w:t>Kodasheva G.</w:t>
      </w:r>
    </w:p>
    <w:p w14:paraId="1E6420C9" w14:textId="77777777" w:rsidR="00AC3782" w:rsidRPr="00F728C0" w:rsidRDefault="00AC3782" w:rsidP="003F55B4">
      <w:pPr>
        <w:spacing w:line="240" w:lineRule="auto"/>
        <w:ind w:firstLine="720"/>
        <w:contextualSpacing/>
        <w:jc w:val="both"/>
        <w:rPr>
          <w:rFonts w:ascii="Times New Roman" w:hAnsi="Times New Roman"/>
          <w:sz w:val="24"/>
          <w:szCs w:val="24"/>
        </w:rPr>
      </w:pPr>
    </w:p>
    <w:p w14:paraId="024A726D" w14:textId="77777777" w:rsidR="00B4212A" w:rsidRPr="00F728C0" w:rsidRDefault="00A40E3E" w:rsidP="00B4212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1,2*,3,4,5 L.N. Gumilyov Eurasian National University, Astana, Kazakhstan</w:t>
      </w:r>
    </w:p>
    <w:p w14:paraId="7D1463EF" w14:textId="77777777" w:rsidR="00B4212A" w:rsidRPr="00F728C0" w:rsidRDefault="00B4212A" w:rsidP="00B4212A">
      <w:pPr>
        <w:spacing w:line="240" w:lineRule="auto"/>
        <w:ind w:firstLine="720"/>
        <w:contextualSpacing/>
        <w:jc w:val="both"/>
        <w:rPr>
          <w:rFonts w:ascii="Times New Roman" w:hAnsi="Times New Roman"/>
          <w:sz w:val="24"/>
          <w:szCs w:val="24"/>
        </w:rPr>
      </w:pPr>
    </w:p>
    <w:p w14:paraId="124ACBB4" w14:textId="77777777" w:rsidR="00B4212A" w:rsidRPr="00F728C0" w:rsidRDefault="00B4212A" w:rsidP="00B4212A">
      <w:pPr>
        <w:spacing w:line="240" w:lineRule="auto"/>
        <w:ind w:firstLine="720"/>
        <w:contextualSpacing/>
        <w:jc w:val="both"/>
        <w:rPr>
          <w:rFonts w:ascii="Times New Roman" w:hAnsi="Times New Roman"/>
          <w:sz w:val="24"/>
          <w:szCs w:val="24"/>
        </w:rPr>
      </w:pPr>
    </w:p>
    <w:p w14:paraId="5A7576F4" w14:textId="77777777" w:rsidR="00B4212A" w:rsidRPr="00F728C0" w:rsidRDefault="00A40E3E" w:rsidP="00B4212A">
      <w:pPr>
        <w:spacing w:line="240" w:lineRule="auto"/>
        <w:ind w:firstLine="720"/>
        <w:contextualSpacing/>
        <w:jc w:val="both"/>
        <w:rPr>
          <w:rFonts w:ascii="Times New Roman" w:hAnsi="Times New Roman"/>
          <w:b/>
          <w:sz w:val="24"/>
          <w:szCs w:val="24"/>
        </w:rPr>
      </w:pPr>
      <w:r w:rsidRPr="00F728C0">
        <w:rPr>
          <w:rFonts w:ascii="Times New Roman" w:hAnsi="Times New Roman"/>
          <w:b/>
          <w:sz w:val="24"/>
          <w:szCs w:val="24"/>
        </w:rPr>
        <w:t xml:space="preserve">This article was written as part of project AP26100879: Design and Implementation of an Inclusive Agricultural Development Model. A competition for grant funding for scientific and/or </w:t>
      </w:r>
      <w:del w:id="3" w:author="Editor 2" w:date="2026-05-09T06:26:00Z">
        <w:r w:rsidRPr="00F728C0">
          <w:rPr>
            <w:rFonts w:ascii="Times New Roman" w:hAnsi="Times New Roman"/>
            <w:b/>
            <w:sz w:val="24"/>
            <w:szCs w:val="24"/>
          </w:rPr>
          <w:delText>scientific-technical</w:delText>
        </w:r>
      </w:del>
      <w:ins w:id="4" w:author="Editor 2" w:date="2026-05-09T06:26:00Z">
        <w:r>
          <w:rPr>
            <w:rFonts w:ascii="Times New Roman" w:hAnsi="Times New Roman"/>
            <w:b/>
            <w:sz w:val="24"/>
            <w:szCs w:val="24"/>
          </w:rPr>
          <w:t>scientific–technical</w:t>
        </w:r>
      </w:ins>
      <w:r w:rsidRPr="00F728C0">
        <w:rPr>
          <w:rFonts w:ascii="Times New Roman" w:hAnsi="Times New Roman"/>
          <w:b/>
          <w:sz w:val="24"/>
          <w:szCs w:val="24"/>
        </w:rPr>
        <w:t xml:space="preserve"> projects for 2025–2027 (Ministry of Science and Higher Education of the Republic of Kazakhstan).</w:t>
      </w:r>
    </w:p>
    <w:p w14:paraId="6761622E" w14:textId="77777777" w:rsidR="00AC3782" w:rsidRPr="00F728C0" w:rsidRDefault="00AC3782" w:rsidP="003F55B4">
      <w:pPr>
        <w:spacing w:line="240" w:lineRule="auto"/>
        <w:ind w:firstLine="720"/>
        <w:contextualSpacing/>
        <w:jc w:val="both"/>
        <w:rPr>
          <w:rFonts w:ascii="Times New Roman" w:hAnsi="Times New Roman"/>
          <w:b/>
          <w:sz w:val="24"/>
          <w:szCs w:val="24"/>
        </w:rPr>
      </w:pPr>
    </w:p>
    <w:p w14:paraId="1E005C00" w14:textId="77777777" w:rsidR="001A67AB" w:rsidRPr="00F728C0" w:rsidRDefault="001A67AB" w:rsidP="003F55B4">
      <w:pPr>
        <w:spacing w:line="240" w:lineRule="auto"/>
        <w:ind w:firstLine="720"/>
        <w:contextualSpacing/>
        <w:jc w:val="both"/>
        <w:rPr>
          <w:rFonts w:ascii="Times New Roman" w:hAnsi="Times New Roman"/>
          <w:sz w:val="24"/>
          <w:szCs w:val="24"/>
        </w:rPr>
      </w:pPr>
    </w:p>
    <w:p w14:paraId="0ED624F3" w14:textId="77777777" w:rsidR="001A67AB"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Women’s entrepreneurship in agriculture is recognized as an important factor in inclusive growth; however, empirical data on the transition economies of Central Asia remain </w:t>
      </w:r>
      <w:del w:id="5" w:author="Editor 2" w:date="2026-05-09T06:26:00Z">
        <w:r w:rsidRPr="00F728C0">
          <w:rPr>
            <w:rFonts w:ascii="Times New Roman" w:hAnsi="Times New Roman"/>
            <w:sz w:val="24"/>
            <w:szCs w:val="24"/>
          </w:rPr>
          <w:delText>under-researched</w:delText>
        </w:r>
      </w:del>
      <w:ins w:id="6" w:author="Editor 2" w:date="2026-05-09T06:26:00Z">
        <w:r>
          <w:rPr>
            <w:rFonts w:ascii="Times New Roman" w:hAnsi="Times New Roman"/>
            <w:sz w:val="24"/>
            <w:szCs w:val="24"/>
          </w:rPr>
          <w:t>underresearched</w:t>
        </w:r>
      </w:ins>
      <w:r w:rsidRPr="00F728C0">
        <w:rPr>
          <w:rFonts w:ascii="Times New Roman" w:hAnsi="Times New Roman"/>
          <w:sz w:val="24"/>
          <w:szCs w:val="24"/>
        </w:rPr>
        <w:t xml:space="preserve">. This study analyzes the causal influence of institutional agricultural lending on the development of women-owned farms in 20 regions of Kazakhstan over the period 2015–2024 (175 observations). We employ a three-module analytical approach: (1) two-way fixed-effects (TWFE) panel regressions to identify causal relationships; (2) k-means clustering to account for regional heterogeneity; and (3) the </w:t>
      </w:r>
      <w:del w:id="7" w:author="Editor 2" w:date="2026-05-09T06:26:00Z">
        <w:r w:rsidRPr="00F728C0">
          <w:rPr>
            <w:rFonts w:ascii="Times New Roman" w:hAnsi="Times New Roman"/>
            <w:sz w:val="24"/>
            <w:szCs w:val="24"/>
          </w:rPr>
          <w:delText>Random Forest</w:delText>
        </w:r>
      </w:del>
      <w:ins w:id="8" w:author="Editor 2" w:date="2026-05-09T06:26:00Z">
        <w:r>
          <w:rPr>
            <w:rFonts w:ascii="Times New Roman" w:hAnsi="Times New Roman"/>
            <w:sz w:val="24"/>
            <w:szCs w:val="24"/>
          </w:rPr>
          <w:t>random forest</w:t>
        </w:r>
      </w:ins>
      <w:r w:rsidRPr="00F728C0">
        <w:rPr>
          <w:rFonts w:ascii="Times New Roman" w:hAnsi="Times New Roman"/>
          <w:sz w:val="24"/>
          <w:szCs w:val="24"/>
        </w:rPr>
        <w:t xml:space="preserve"> method to assess the predictive power of variables.</w:t>
      </w:r>
    </w:p>
    <w:p w14:paraId="4854338D" w14:textId="77777777" w:rsidR="000C38D5" w:rsidRPr="00F728C0" w:rsidRDefault="00A40E3E" w:rsidP="00580315">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Access to credit does not have a statistically significant causal effect on the number of female-headed farms in the </w:t>
      </w:r>
      <w:del w:id="9" w:author="Editor 2" w:date="2026-05-09T06:26:00Z">
        <w:r w:rsidRPr="00F728C0">
          <w:rPr>
            <w:rFonts w:ascii="Times New Roman" w:hAnsi="Times New Roman"/>
            <w:sz w:val="24"/>
            <w:szCs w:val="24"/>
          </w:rPr>
          <w:delText>regions</w:delText>
        </w:r>
      </w:del>
      <w:ins w:id="10" w:author="Editor 2" w:date="2026-05-09T06:26:00Z">
        <w:r>
          <w:rPr>
            <w:rFonts w:ascii="Times New Roman" w:hAnsi="Times New Roman"/>
            <w:sz w:val="24"/>
            <w:szCs w:val="24"/>
          </w:rPr>
          <w:t>region</w:t>
        </w:r>
      </w:ins>
      <w:r w:rsidRPr="00F728C0">
        <w:rPr>
          <w:rFonts w:ascii="Times New Roman" w:hAnsi="Times New Roman"/>
          <w:sz w:val="24"/>
          <w:szCs w:val="24"/>
        </w:rPr>
        <w:t xml:space="preserve"> after controlling for fixed effects, despite a positive correlation in the combined model (</w:t>
      </w:r>
      <w:del w:id="11" w:author="Editor 2" w:date="2026-05-09T06:26:00Z">
        <w:r w:rsidRPr="00F728C0">
          <w:rPr>
            <w:rFonts w:ascii="Times New Roman" w:hAnsi="Times New Roman"/>
            <w:sz w:val="24"/>
            <w:szCs w:val="24"/>
          </w:rPr>
          <w:delText>Pooled</w:delText>
        </w:r>
      </w:del>
      <w:ins w:id="12" w:author="Editor 2" w:date="2026-05-09T06:26:00Z">
        <w:r>
          <w:rPr>
            <w:rFonts w:ascii="Times New Roman" w:hAnsi="Times New Roman"/>
            <w:sz w:val="24"/>
            <w:szCs w:val="24"/>
          </w:rPr>
          <w:t>pooled</w:t>
        </w:r>
      </w:ins>
      <w:r w:rsidRPr="00F728C0">
        <w:rPr>
          <w:rFonts w:ascii="Times New Roman" w:hAnsi="Times New Roman"/>
          <w:sz w:val="24"/>
          <w:szCs w:val="24"/>
        </w:rPr>
        <w:t xml:space="preserve"> OLS).</w:t>
      </w:r>
    </w:p>
    <w:p w14:paraId="614A87AE" w14:textId="77777777" w:rsidR="00334407" w:rsidRPr="00F728C0" w:rsidRDefault="00A40E3E" w:rsidP="003F788D">
      <w:pPr>
        <w:spacing w:line="240" w:lineRule="auto"/>
        <w:ind w:firstLine="720"/>
        <w:contextualSpacing/>
        <w:jc w:val="both"/>
        <w:rPr>
          <w:rFonts w:ascii="Times New Roman" w:hAnsi="Times New Roman"/>
          <w:sz w:val="24"/>
          <w:szCs w:val="24"/>
        </w:rPr>
      </w:pPr>
      <w:del w:id="13" w:author="Editor 2" w:date="2026-05-09T06:26:00Z">
        <w:r w:rsidRPr="00F728C0">
          <w:rPr>
            <w:rFonts w:ascii="Times New Roman" w:hAnsi="Times New Roman"/>
            <w:sz w:val="24"/>
            <w:szCs w:val="24"/>
          </w:rPr>
          <w:delText>Clustering</w:delText>
        </w:r>
      </w:del>
      <w:ins w:id="14" w:author="Editor 2" w:date="2026-05-09T06:26:00Z">
        <w:r>
          <w:rPr>
            <w:rFonts w:ascii="Times New Roman" w:hAnsi="Times New Roman"/>
            <w:sz w:val="24"/>
            <w:szCs w:val="24"/>
          </w:rPr>
          <w:t>The clustering</w:t>
        </w:r>
      </w:ins>
      <w:r w:rsidRPr="00F728C0">
        <w:rPr>
          <w:rFonts w:ascii="Times New Roman" w:hAnsi="Times New Roman"/>
          <w:sz w:val="24"/>
          <w:szCs w:val="24"/>
        </w:rPr>
        <w:t xml:space="preserve"> results </w:t>
      </w:r>
      <w:del w:id="15" w:author="Editor 2" w:date="2026-05-09T06:26:00Z">
        <w:r w:rsidRPr="00F728C0">
          <w:rPr>
            <w:rFonts w:ascii="Times New Roman" w:hAnsi="Times New Roman"/>
            <w:sz w:val="24"/>
            <w:szCs w:val="24"/>
          </w:rPr>
          <w:delText>showed</w:delText>
        </w:r>
      </w:del>
      <w:ins w:id="16" w:author="Editor 2" w:date="2026-05-09T06:26:00Z">
        <w:r>
          <w:rPr>
            <w:rFonts w:ascii="Times New Roman" w:hAnsi="Times New Roman"/>
            <w:sz w:val="24"/>
            <w:szCs w:val="24"/>
          </w:rPr>
          <w:t>revealed</w:t>
        </w:r>
      </w:ins>
      <w:r w:rsidRPr="00F728C0">
        <w:rPr>
          <w:rFonts w:ascii="Times New Roman" w:hAnsi="Times New Roman"/>
          <w:sz w:val="24"/>
          <w:szCs w:val="24"/>
        </w:rPr>
        <w:t xml:space="preserve"> that </w:t>
      </w:r>
      <w:ins w:id="17" w:author="Editor 2" w:date="2026-05-09T06:26:00Z">
        <w:r>
          <w:rPr>
            <w:rFonts w:ascii="Times New Roman" w:hAnsi="Times New Roman"/>
            <w:sz w:val="24"/>
            <w:szCs w:val="24"/>
          </w:rPr>
          <w:t xml:space="preserve">the </w:t>
        </w:r>
      </w:ins>
      <w:r w:rsidRPr="00F728C0">
        <w:rPr>
          <w:rFonts w:ascii="Times New Roman" w:hAnsi="Times New Roman"/>
          <w:sz w:val="24"/>
          <w:szCs w:val="24"/>
        </w:rPr>
        <w:t xml:space="preserve">regions </w:t>
      </w:r>
      <w:del w:id="18" w:author="Editor 2" w:date="2026-05-09T06:26:00Z">
        <w:r w:rsidRPr="00F728C0">
          <w:rPr>
            <w:rFonts w:ascii="Times New Roman" w:hAnsi="Times New Roman"/>
            <w:sz w:val="24"/>
            <w:szCs w:val="24"/>
          </w:rPr>
          <w:delText>fall</w:delText>
        </w:r>
      </w:del>
      <w:ins w:id="19" w:author="Editor 2" w:date="2026-05-09T06:26:00Z">
        <w:r>
          <w:rPr>
            <w:rFonts w:ascii="Times New Roman" w:hAnsi="Times New Roman"/>
            <w:sz w:val="24"/>
            <w:szCs w:val="24"/>
          </w:rPr>
          <w:t>fell</w:t>
        </w:r>
      </w:ins>
      <w:r w:rsidRPr="00F728C0">
        <w:rPr>
          <w:rFonts w:ascii="Times New Roman" w:hAnsi="Times New Roman"/>
          <w:sz w:val="24"/>
          <w:szCs w:val="24"/>
        </w:rPr>
        <w:t xml:space="preserve"> into two distinct groups. The first is characterized by a high level of female farming, but growth in this group is low. In the second group, </w:t>
      </w:r>
      <w:ins w:id="20" w:author="Editor 2" w:date="2026-05-09T06:26:00Z">
        <w:r>
          <w:rPr>
            <w:rFonts w:ascii="Times New Roman" w:hAnsi="Times New Roman"/>
            <w:sz w:val="24"/>
            <w:szCs w:val="24"/>
          </w:rPr>
          <w:t xml:space="preserve">the </w:t>
        </w:r>
      </w:ins>
      <w:r w:rsidRPr="00F728C0">
        <w:rPr>
          <w:rFonts w:ascii="Times New Roman" w:hAnsi="Times New Roman"/>
          <w:sz w:val="24"/>
          <w:szCs w:val="24"/>
        </w:rPr>
        <w:t xml:space="preserve">initial indicators are significantly lower, but the growth rate is three times </w:t>
      </w:r>
      <w:del w:id="21" w:author="Editor 2" w:date="2026-05-09T06:26:00Z">
        <w:r w:rsidRPr="00F728C0">
          <w:rPr>
            <w:rFonts w:ascii="Times New Roman" w:hAnsi="Times New Roman"/>
            <w:sz w:val="24"/>
            <w:szCs w:val="24"/>
          </w:rPr>
          <w:delText>higher</w:delText>
        </w:r>
      </w:del>
      <w:ins w:id="22" w:author="Editor 2" w:date="2026-05-09T06:26:00Z">
        <w:r>
          <w:rPr>
            <w:rFonts w:ascii="Times New Roman" w:hAnsi="Times New Roman"/>
            <w:sz w:val="24"/>
            <w:szCs w:val="24"/>
          </w:rPr>
          <w:t>greater</w:t>
        </w:r>
      </w:ins>
      <w:r w:rsidRPr="00F728C0">
        <w:rPr>
          <w:rFonts w:ascii="Times New Roman" w:hAnsi="Times New Roman"/>
          <w:sz w:val="24"/>
          <w:szCs w:val="24"/>
        </w:rPr>
        <w:t>. However, in neither group do we find evidence that lending specifically drives this dynamic. In our view, another factor</w:t>
      </w:r>
      <w:ins w:id="23" w:author="Editor 2" w:date="2026-05-09T06:26:00Z">
        <w:r>
          <w:rPr>
            <w:rFonts w:ascii="Times New Roman" w:hAnsi="Times New Roman"/>
            <w:sz w:val="24"/>
            <w:szCs w:val="24"/>
          </w:rPr>
          <w:t>,</w:t>
        </w:r>
      </w:ins>
      <w:r w:rsidRPr="00F728C0">
        <w:rPr>
          <w:rFonts w:ascii="Times New Roman" w:hAnsi="Times New Roman"/>
          <w:sz w:val="24"/>
          <w:szCs w:val="24"/>
        </w:rPr>
        <w:t xml:space="preserve"> </w:t>
      </w:r>
      <w:del w:id="24" w:author="Editor 2" w:date="2026-05-09T06:26:00Z">
        <w:r w:rsidRPr="00F728C0">
          <w:rPr>
            <w:rFonts w:ascii="Times New Roman" w:hAnsi="Times New Roman"/>
            <w:sz w:val="24"/>
            <w:szCs w:val="24"/>
          </w:rPr>
          <w:delText xml:space="preserve">– </w:delText>
        </w:r>
      </w:del>
      <w:r w:rsidRPr="00F728C0">
        <w:rPr>
          <w:rFonts w:ascii="Times New Roman" w:hAnsi="Times New Roman"/>
          <w:sz w:val="24"/>
          <w:szCs w:val="24"/>
        </w:rPr>
        <w:t>access to land</w:t>
      </w:r>
      <w:ins w:id="25" w:author="Editor 2" w:date="2026-05-09T06:26:00Z">
        <w:r>
          <w:rPr>
            <w:rFonts w:ascii="Times New Roman" w:hAnsi="Times New Roman"/>
            <w:sz w:val="24"/>
            <w:szCs w:val="24"/>
          </w:rPr>
          <w:t>,</w:t>
        </w:r>
      </w:ins>
      <w:r w:rsidRPr="00F728C0">
        <w:rPr>
          <w:rFonts w:ascii="Times New Roman" w:hAnsi="Times New Roman"/>
          <w:sz w:val="24"/>
          <w:szCs w:val="24"/>
        </w:rPr>
        <w:t xml:space="preserve"> proves to be significant. On average</w:t>
      </w:r>
      <w:ins w:id="26" w:author="Editor 2" w:date="2026-05-09T06:26:00Z">
        <w:r>
          <w:rPr>
            <w:rFonts w:ascii="Times New Roman" w:hAnsi="Times New Roman"/>
            <w:sz w:val="24"/>
            <w:szCs w:val="24"/>
          </w:rPr>
          <w:t>,</w:t>
        </w:r>
      </w:ins>
      <w:r w:rsidRPr="00F728C0">
        <w:rPr>
          <w:rFonts w:ascii="Times New Roman" w:hAnsi="Times New Roman"/>
          <w:sz w:val="24"/>
          <w:szCs w:val="24"/>
        </w:rPr>
        <w:t xml:space="preserve"> across the sample, women own only 2.01% of agricultural land (median: 1.19%), which is an institutional factor limiting female entrepreneurship.</w:t>
      </w:r>
    </w:p>
    <w:p w14:paraId="034407CA" w14:textId="77777777" w:rsidR="005D016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findings indicate that simply increasing the volume of lending is not enough to solve the problem. The key points highlighted by these data are the need to account for regional differences and institutional barriers. </w:t>
      </w:r>
      <w:del w:id="27" w:author="Editor 2" w:date="2026-05-09T06:26:00Z">
        <w:r w:rsidRPr="00F728C0">
          <w:rPr>
            <w:rFonts w:ascii="Times New Roman" w:hAnsi="Times New Roman"/>
            <w:sz w:val="24"/>
            <w:szCs w:val="24"/>
          </w:rPr>
          <w:delText>It is these</w:delText>
        </w:r>
      </w:del>
      <w:ins w:id="28" w:author="Editor 2" w:date="2026-05-09T06:26:00Z">
        <w:r>
          <w:rPr>
            <w:rFonts w:ascii="Times New Roman" w:hAnsi="Times New Roman"/>
            <w:sz w:val="24"/>
            <w:szCs w:val="24"/>
          </w:rPr>
          <w:t>These</w:t>
        </w:r>
      </w:ins>
      <w:r w:rsidRPr="00F728C0">
        <w:rPr>
          <w:rFonts w:ascii="Times New Roman" w:hAnsi="Times New Roman"/>
          <w:sz w:val="24"/>
          <w:szCs w:val="24"/>
        </w:rPr>
        <w:t xml:space="preserve"> barriers, rather than a lack of lending, </w:t>
      </w:r>
      <w:del w:id="29" w:author="Editor 2" w:date="2026-05-09T06:26:00Z">
        <w:r w:rsidRPr="00F728C0">
          <w:rPr>
            <w:rFonts w:ascii="Times New Roman" w:hAnsi="Times New Roman"/>
            <w:sz w:val="24"/>
            <w:szCs w:val="24"/>
          </w:rPr>
          <w:delText xml:space="preserve">that </w:delText>
        </w:r>
      </w:del>
      <w:r w:rsidRPr="00F728C0">
        <w:rPr>
          <w:rFonts w:ascii="Times New Roman" w:hAnsi="Times New Roman"/>
          <w:sz w:val="24"/>
          <w:szCs w:val="24"/>
        </w:rPr>
        <w:t>hinder the development of women’s entrepreneurship.</w:t>
      </w:r>
    </w:p>
    <w:p w14:paraId="63EB813C" w14:textId="77777777" w:rsidR="001A67AB"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This necessitates differentiated, region-specific measures that combine financial instruments with reforms in land rights and regional infrastructure.</w:t>
      </w:r>
    </w:p>
    <w:p w14:paraId="5CC9C51F" w14:textId="77777777" w:rsidR="00B3183E" w:rsidRPr="00F728C0" w:rsidRDefault="00B3183E" w:rsidP="003F55B4">
      <w:pPr>
        <w:spacing w:line="240" w:lineRule="auto"/>
        <w:ind w:firstLine="720"/>
        <w:contextualSpacing/>
        <w:jc w:val="both"/>
        <w:rPr>
          <w:rFonts w:ascii="Times New Roman" w:hAnsi="Times New Roman"/>
          <w:sz w:val="24"/>
          <w:szCs w:val="24"/>
        </w:rPr>
      </w:pPr>
    </w:p>
    <w:p w14:paraId="439C1D70" w14:textId="77777777" w:rsidR="001A67AB"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Keywords: agricultural lending; women’s entrepreneurship; financial inclusion; regional heterogeneity; Kazakhstan; inclusive development; access to land</w:t>
      </w:r>
    </w:p>
    <w:p w14:paraId="57223019" w14:textId="77777777" w:rsidR="001A67AB" w:rsidRPr="00F728C0" w:rsidRDefault="00A40E3E" w:rsidP="00580315">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Keywords: agricultural lending; women’s entrepreneurship; financial inclusion; regional heterogeneity; Kazakhstan; inclusive development; land access</w:t>
      </w:r>
    </w:p>
    <w:p w14:paraId="559C03D3" w14:textId="77777777" w:rsidR="00160302" w:rsidRPr="00F728C0" w:rsidRDefault="00160302" w:rsidP="003F55B4">
      <w:pPr>
        <w:spacing w:line="240" w:lineRule="auto"/>
        <w:ind w:firstLine="720"/>
        <w:contextualSpacing/>
        <w:jc w:val="both"/>
        <w:rPr>
          <w:rFonts w:ascii="Times New Roman" w:hAnsi="Times New Roman"/>
          <w:sz w:val="24"/>
          <w:szCs w:val="24"/>
        </w:rPr>
      </w:pPr>
    </w:p>
    <w:p w14:paraId="5D4BA033" w14:textId="77777777" w:rsidR="00160302" w:rsidRPr="00F728C0" w:rsidRDefault="00A40E3E" w:rsidP="003F55B4">
      <w:pPr>
        <w:spacing w:line="240" w:lineRule="auto"/>
        <w:ind w:firstLine="720"/>
        <w:contextualSpacing/>
        <w:jc w:val="both"/>
        <w:rPr>
          <w:rFonts w:ascii="Times New Roman" w:hAnsi="Times New Roman"/>
          <w:sz w:val="24"/>
          <w:szCs w:val="24"/>
          <w:highlight w:val="yellow"/>
        </w:rPr>
      </w:pPr>
      <w:r w:rsidRPr="00F728C0">
        <w:rPr>
          <w:rFonts w:ascii="Times New Roman" w:hAnsi="Times New Roman"/>
          <w:sz w:val="24"/>
          <w:szCs w:val="24"/>
        </w:rPr>
        <w:t>JEL codes: Q14, J16, O13, Q12, O15</w:t>
      </w:r>
    </w:p>
    <w:p w14:paraId="394DA99B" w14:textId="77777777" w:rsidR="008051AA" w:rsidRPr="00F728C0" w:rsidRDefault="008051AA" w:rsidP="00580315">
      <w:pPr>
        <w:spacing w:line="240" w:lineRule="auto"/>
        <w:contextualSpacing/>
        <w:jc w:val="both"/>
        <w:rPr>
          <w:rFonts w:ascii="Times New Roman" w:hAnsi="Times New Roman"/>
          <w:sz w:val="24"/>
          <w:szCs w:val="24"/>
        </w:rPr>
      </w:pPr>
    </w:p>
    <w:p w14:paraId="73707A6B" w14:textId="77777777" w:rsidR="00E43B6B"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lastRenderedPageBreak/>
        <w:t>Introduction</w:t>
      </w:r>
    </w:p>
    <w:p w14:paraId="3D155647" w14:textId="77777777" w:rsidR="008051AA"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Women’s entrepreneurship in agriculture is increasingly recognized as a key driver of inclusive economic growth, rural development, and ensuring </w:t>
      </w:r>
      <w:del w:id="30" w:author="Editor 2" w:date="2026-05-09T06:26:00Z">
        <w:r w:rsidRPr="00F728C0">
          <w:rPr>
            <w:rFonts w:ascii="Times New Roman" w:hAnsi="Times New Roman"/>
            <w:sz w:val="24"/>
            <w:szCs w:val="24"/>
          </w:rPr>
          <w:delText xml:space="preserve">of </w:delText>
        </w:r>
      </w:del>
      <w:r w:rsidRPr="00F728C0">
        <w:rPr>
          <w:rFonts w:ascii="Times New Roman" w:hAnsi="Times New Roman"/>
          <w:sz w:val="24"/>
          <w:szCs w:val="24"/>
        </w:rPr>
        <w:t>food security in both developing and transition economies (</w:t>
      </w:r>
      <w:r w:rsidR="00E545D0" w:rsidRPr="00F728C0">
        <w:rPr>
          <w:rFonts w:ascii="Times New Roman" w:hAnsi="Times New Roman"/>
          <w:sz w:val="24"/>
          <w:szCs w:val="24"/>
          <w:highlight w:val="yellow"/>
        </w:rPr>
        <w:t>Quisumbing et al., 2023</w:t>
      </w:r>
      <w:r w:rsidRPr="00F728C0">
        <w:rPr>
          <w:rFonts w:ascii="Times New Roman" w:hAnsi="Times New Roman"/>
          <w:sz w:val="24"/>
          <w:szCs w:val="24"/>
        </w:rPr>
        <w:t>). Amid the global transformation of agricultural systems, ensuring women’s equal access to resources (land, finance, and technology) is becoming not only a matter of social justice but also a prerequisite for increasing the sector’s overall productivity (</w:t>
      </w:r>
      <w:r w:rsidRPr="00F728C0">
        <w:rPr>
          <w:rFonts w:ascii="Times New Roman" w:hAnsi="Times New Roman"/>
          <w:sz w:val="24"/>
          <w:szCs w:val="24"/>
          <w:highlight w:val="yellow"/>
        </w:rPr>
        <w:t>Meinzen-Dick et al., 2019; Diaz-Chavez, 2025).</w:t>
      </w:r>
    </w:p>
    <w:p w14:paraId="769BC1EC" w14:textId="77777777" w:rsidR="00D52055"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Kazakhstan, a country that has maintained a significant state role in agricultural financing, implements large-scale institutional lending programs through KazAgroFinance JSC, the Agrarian Credit Corporation JSC, and the Fund for Financial Support of Agriculture JSC. The proportion of women who head farms, according to the Bureau of National Statistics, remains low despite </w:t>
      </w:r>
      <w:del w:id="31" w:author="Editor 2" w:date="2026-05-09T06:26:00Z">
        <w:r w:rsidRPr="00F728C0">
          <w:rPr>
            <w:rFonts w:ascii="Times New Roman" w:hAnsi="Times New Roman"/>
            <w:sz w:val="24"/>
            <w:szCs w:val="24"/>
          </w:rPr>
          <w:delText xml:space="preserve">the </w:delText>
        </w:r>
      </w:del>
      <w:r w:rsidRPr="00F728C0">
        <w:rPr>
          <w:rFonts w:ascii="Times New Roman" w:hAnsi="Times New Roman"/>
          <w:sz w:val="24"/>
          <w:szCs w:val="24"/>
        </w:rPr>
        <w:t>loans (on average, only 2.01% of agricultural land is registered to women (with a median of 1.19%)).</w:t>
      </w:r>
    </w:p>
    <w:p w14:paraId="506B7CA9" w14:textId="77777777" w:rsidR="00B61E66"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question of how access to financing affects farmers’ performance has been widely studied in the literature (</w:t>
      </w:r>
      <w:r w:rsidRPr="00F728C0">
        <w:rPr>
          <w:rFonts w:ascii="Times New Roman" w:hAnsi="Times New Roman"/>
          <w:sz w:val="24"/>
          <w:szCs w:val="24"/>
          <w:highlight w:val="yellow"/>
        </w:rPr>
        <w:t>Tundui &amp; Tundui, 2024; Wasif et al., 2024</w:t>
      </w:r>
      <w:r w:rsidRPr="00F728C0">
        <w:rPr>
          <w:rFonts w:ascii="Times New Roman" w:hAnsi="Times New Roman"/>
          <w:sz w:val="24"/>
          <w:szCs w:val="24"/>
        </w:rPr>
        <w:t>). However, when examining the situation, most empirical studies have methodological limitations:</w:t>
      </w:r>
    </w:p>
    <w:p w14:paraId="469A3809" w14:textId="77777777" w:rsidR="00B61E66"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the data </w:t>
      </w:r>
      <w:del w:id="32" w:author="Editor 2" w:date="2026-05-09T06:26:00Z">
        <w:r w:rsidRPr="00F728C0">
          <w:rPr>
            <w:rFonts w:ascii="Times New Roman" w:hAnsi="Times New Roman"/>
            <w:sz w:val="24"/>
            <w:szCs w:val="24"/>
          </w:rPr>
          <w:delText>is</w:delText>
        </w:r>
      </w:del>
      <w:ins w:id="33" w:author="Editor 2" w:date="2026-05-09T06:26:00Z">
        <w:r>
          <w:rPr>
            <w:rFonts w:ascii="Times New Roman" w:hAnsi="Times New Roman"/>
            <w:sz w:val="24"/>
            <w:szCs w:val="24"/>
          </w:rPr>
          <w:t>are</w:t>
        </w:r>
      </w:ins>
      <w:r w:rsidRPr="00F728C0">
        <w:rPr>
          <w:rFonts w:ascii="Times New Roman" w:hAnsi="Times New Roman"/>
          <w:sz w:val="24"/>
          <w:szCs w:val="24"/>
        </w:rPr>
        <w:t xml:space="preserve"> based on cross-sectional data. This makes it impossible to distinguish correlation from causation: we observe a pattern but do not know what influences it;</w:t>
      </w:r>
    </w:p>
    <w:p w14:paraId="2564868A" w14:textId="77777777" w:rsidR="00B61E66"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the geographical scope of the studies is concentrated on countries in Africa and South Asia, </w:t>
      </w:r>
      <w:del w:id="34" w:author="Editor 2" w:date="2026-05-09T06:26:00Z">
        <w:r w:rsidRPr="00F728C0">
          <w:rPr>
            <w:rFonts w:ascii="Times New Roman" w:hAnsi="Times New Roman"/>
            <w:sz w:val="24"/>
            <w:szCs w:val="24"/>
          </w:rPr>
          <w:delText>while</w:delText>
        </w:r>
      </w:del>
      <w:ins w:id="35" w:author="Editor 2" w:date="2026-05-09T06:26:00Z">
        <w:r>
          <w:rPr>
            <w:rFonts w:ascii="Times New Roman" w:hAnsi="Times New Roman"/>
            <w:sz w:val="24"/>
            <w:szCs w:val="24"/>
          </w:rPr>
          <w:t>whereas</w:t>
        </w:r>
      </w:ins>
      <w:r w:rsidRPr="00F728C0">
        <w:rPr>
          <w:rFonts w:ascii="Times New Roman" w:hAnsi="Times New Roman"/>
          <w:sz w:val="24"/>
          <w:szCs w:val="24"/>
        </w:rPr>
        <w:t xml:space="preserve"> post-Soviet countries, with their unique institutional structure, have been virtually unexplored;</w:t>
      </w:r>
    </w:p>
    <w:p w14:paraId="1C8A2ABC" w14:textId="77777777" w:rsidR="00D52055" w:rsidRPr="00F728C0" w:rsidRDefault="00D301D1" w:rsidP="003F55B4">
      <w:pPr>
        <w:spacing w:line="240" w:lineRule="auto"/>
        <w:ind w:firstLine="720"/>
        <w:contextualSpacing/>
        <w:jc w:val="both"/>
        <w:rPr>
          <w:rFonts w:ascii="Times New Roman" w:hAnsi="Times New Roman"/>
          <w:sz w:val="24"/>
          <w:szCs w:val="24"/>
        </w:rPr>
      </w:pPr>
      <w:del w:id="36" w:author="Editor 2" w:date="2026-05-09T06:26:00Z">
        <w:r w:rsidRPr="00F728C0">
          <w:rPr>
            <w:rFonts w:ascii="Times New Roman" w:hAnsi="Times New Roman"/>
            <w:sz w:val="24"/>
            <w:szCs w:val="24"/>
          </w:rPr>
          <w:delText>- there</w:delText>
        </w:r>
      </w:del>
      <w:ins w:id="37" w:author="Editor 2" w:date="2026-05-09T06:26:00Z">
        <w:r w:rsidR="00A40E3E">
          <w:rPr>
            <w:rFonts w:ascii="Times New Roman" w:hAnsi="Times New Roman"/>
            <w:sz w:val="24"/>
            <w:szCs w:val="24"/>
          </w:rPr>
          <w:t>There</w:t>
        </w:r>
      </w:ins>
      <w:r w:rsidRPr="00F728C0">
        <w:rPr>
          <w:rFonts w:ascii="Times New Roman" w:hAnsi="Times New Roman"/>
          <w:sz w:val="24"/>
          <w:szCs w:val="24"/>
        </w:rPr>
        <w:t xml:space="preserve"> is a lack of research examining the relationship between lending and access to land. This combination may be key for women farmers, as our preliminary data </w:t>
      </w:r>
      <w:del w:id="38" w:author="Editor 2" w:date="2026-05-09T06:26:00Z">
        <w:r w:rsidRPr="00F728C0">
          <w:rPr>
            <w:rFonts w:ascii="Times New Roman" w:hAnsi="Times New Roman"/>
            <w:sz w:val="24"/>
            <w:szCs w:val="24"/>
          </w:rPr>
          <w:delText>shows</w:delText>
        </w:r>
      </w:del>
      <w:ins w:id="39" w:author="Editor 2" w:date="2026-05-09T06:26:00Z">
        <w:r w:rsidR="00A40E3E">
          <w:rPr>
            <w:rFonts w:ascii="Times New Roman" w:hAnsi="Times New Roman"/>
            <w:sz w:val="24"/>
            <w:szCs w:val="24"/>
          </w:rPr>
          <w:t>show</w:t>
        </w:r>
      </w:ins>
      <w:r w:rsidRPr="00F728C0">
        <w:rPr>
          <w:rFonts w:ascii="Times New Roman" w:hAnsi="Times New Roman"/>
          <w:sz w:val="24"/>
          <w:szCs w:val="24"/>
        </w:rPr>
        <w:t>.</w:t>
      </w:r>
    </w:p>
    <w:p w14:paraId="7B963686" w14:textId="77777777" w:rsidR="008051AA"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This study addresses these gaps by analyzing panel data from 20 regions of Kazakhstan over a 10-year period (2015–2024, 175 farms). The </w:t>
      </w:r>
      <w:del w:id="40" w:author="Editor 2" w:date="2026-05-09T06:26:00Z">
        <w:r w:rsidRPr="00F728C0">
          <w:rPr>
            <w:rFonts w:ascii="Times New Roman" w:hAnsi="Times New Roman"/>
            <w:sz w:val="24"/>
            <w:szCs w:val="24"/>
          </w:rPr>
          <w:delText>contribution</w:delText>
        </w:r>
      </w:del>
      <w:ins w:id="41" w:author="Editor 2" w:date="2026-05-09T06:26:00Z">
        <w:r>
          <w:rPr>
            <w:rFonts w:ascii="Times New Roman" w:hAnsi="Times New Roman"/>
            <w:sz w:val="24"/>
            <w:szCs w:val="24"/>
          </w:rPr>
          <w:t>contributions</w:t>
        </w:r>
      </w:ins>
      <w:r w:rsidRPr="00F728C0">
        <w:rPr>
          <w:rFonts w:ascii="Times New Roman" w:hAnsi="Times New Roman"/>
          <w:sz w:val="24"/>
          <w:szCs w:val="24"/>
        </w:rPr>
        <w:t xml:space="preserve"> of this work </w:t>
      </w:r>
      <w:del w:id="42" w:author="Editor 2" w:date="2026-05-09T06:26:00Z">
        <w:r w:rsidRPr="00F728C0">
          <w:rPr>
            <w:rFonts w:ascii="Times New Roman" w:hAnsi="Times New Roman"/>
            <w:sz w:val="24"/>
            <w:szCs w:val="24"/>
          </w:rPr>
          <w:delText>is</w:delText>
        </w:r>
      </w:del>
      <w:ins w:id="43" w:author="Editor 2" w:date="2026-05-09T06:26:00Z">
        <w:r>
          <w:rPr>
            <w:rFonts w:ascii="Times New Roman" w:hAnsi="Times New Roman"/>
            <w:sz w:val="24"/>
            <w:szCs w:val="24"/>
          </w:rPr>
          <w:t>are</w:t>
        </w:r>
      </w:ins>
      <w:r w:rsidRPr="00F728C0">
        <w:rPr>
          <w:rFonts w:ascii="Times New Roman" w:hAnsi="Times New Roman"/>
          <w:sz w:val="24"/>
          <w:szCs w:val="24"/>
        </w:rPr>
        <w:t xml:space="preserve"> as follows. First, we identify the reasons why institutional agricultural lending influences the development of women-owned farms in the Central Asian context. Second, we employ a three-module analytical approach, namely</w:t>
      </w:r>
      <w:ins w:id="44" w:author="Editor 2" w:date="2026-05-09T06:26:00Z">
        <w:r>
          <w:rPr>
            <w:rFonts w:ascii="Times New Roman" w:hAnsi="Times New Roman"/>
            <w:sz w:val="24"/>
            <w:szCs w:val="24"/>
          </w:rPr>
          <w:t>,</w:t>
        </w:r>
      </w:ins>
      <w:r w:rsidRPr="00F728C0">
        <w:rPr>
          <w:rFonts w:ascii="Times New Roman" w:hAnsi="Times New Roman"/>
          <w:sz w:val="24"/>
          <w:szCs w:val="24"/>
        </w:rPr>
        <w:t xml:space="preserve"> fixed-effects panel econometrics, cluster analysis, and machine learning methods</w:t>
      </w:r>
      <w:ins w:id="45" w:author="Editor 2" w:date="2026-05-09T06:26:00Z">
        <w:r>
          <w:rPr>
            <w:rFonts w:ascii="Times New Roman" w:hAnsi="Times New Roman"/>
            <w:sz w:val="24"/>
            <w:szCs w:val="24"/>
          </w:rPr>
          <w:t>,</w:t>
        </w:r>
      </w:ins>
      <w:r w:rsidRPr="00F728C0">
        <w:rPr>
          <w:rFonts w:ascii="Times New Roman" w:hAnsi="Times New Roman"/>
          <w:sz w:val="24"/>
          <w:szCs w:val="24"/>
        </w:rPr>
        <w:t xml:space="preserve"> to disentangle interregional correlation and the causes of intraregional and regional heterogeneity. Third, we empirically test the hypothesis that access to land acts as a binding institutional constraint that reduces the potential impact of financial support.</w:t>
      </w:r>
    </w:p>
    <w:p w14:paraId="4CB6B6C7" w14:textId="77777777" w:rsidR="008051AA" w:rsidRPr="00F728C0" w:rsidRDefault="00A40E3E" w:rsidP="003F55B4">
      <w:pPr>
        <w:spacing w:line="240" w:lineRule="auto"/>
        <w:ind w:firstLine="720"/>
        <w:contextualSpacing/>
        <w:jc w:val="both"/>
        <w:rPr>
          <w:rFonts w:ascii="Times New Roman" w:hAnsi="Times New Roman"/>
          <w:sz w:val="24"/>
          <w:szCs w:val="24"/>
        </w:rPr>
      </w:pPr>
      <w:del w:id="46" w:author="Editor 2" w:date="2026-05-09T06:26:00Z">
        <w:r w:rsidRPr="00F728C0">
          <w:rPr>
            <w:rFonts w:ascii="Times New Roman" w:hAnsi="Times New Roman"/>
            <w:sz w:val="24"/>
            <w:szCs w:val="24"/>
          </w:rPr>
          <w:delText>Based on</w:delText>
        </w:r>
      </w:del>
      <w:ins w:id="47" w:author="Editor 2" w:date="2026-05-09T06:26:00Z">
        <w:r>
          <w:rPr>
            <w:rFonts w:ascii="Times New Roman" w:hAnsi="Times New Roman"/>
            <w:sz w:val="24"/>
            <w:szCs w:val="24"/>
          </w:rPr>
          <w:t>On the basis of</w:t>
        </w:r>
      </w:ins>
      <w:r w:rsidRPr="00F728C0">
        <w:rPr>
          <w:rFonts w:ascii="Times New Roman" w:hAnsi="Times New Roman"/>
          <w:sz w:val="24"/>
          <w:szCs w:val="24"/>
        </w:rPr>
        <w:t xml:space="preserve"> theoretical analysis and identified gaps in the literature, this study tests the following hypotheses:</w:t>
      </w:r>
    </w:p>
    <w:p w14:paraId="188ED320" w14:textId="77777777" w:rsidR="008051AA" w:rsidRPr="00F728C0" w:rsidRDefault="002F045B"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H1: Access to institutional agricultural lending has no statistically significant effect on the number of women-owned farms within regions.</w:t>
      </w:r>
    </w:p>
    <w:p w14:paraId="3A463C81" w14:textId="77777777" w:rsidR="008051AA"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H2: The relationship between lending and the outcomes of women’s entrepreneurship is heterogeneous and varies depending on the level of infrastructure development and </w:t>
      </w:r>
      <w:ins w:id="48" w:author="Editor 2" w:date="2026-05-09T06:26:00Z">
        <w:r>
          <w:rPr>
            <w:rFonts w:ascii="Times New Roman" w:hAnsi="Times New Roman"/>
            <w:sz w:val="24"/>
            <w:szCs w:val="24"/>
          </w:rPr>
          <w:t xml:space="preserve">the </w:t>
        </w:r>
      </w:ins>
      <w:r w:rsidRPr="00F728C0">
        <w:rPr>
          <w:rFonts w:ascii="Times New Roman" w:hAnsi="Times New Roman"/>
          <w:sz w:val="24"/>
          <w:szCs w:val="24"/>
        </w:rPr>
        <w:t>institutional capacity of regions.</w:t>
      </w:r>
    </w:p>
    <w:p w14:paraId="338BFE73" w14:textId="77777777" w:rsidR="008051AA"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H3: Access to land (land_share) positively moderates the effect of lending, but its institutional </w:t>
      </w:r>
      <w:del w:id="49" w:author="Editor 2" w:date="2026-05-09T06:26:00Z">
        <w:r w:rsidRPr="00F728C0">
          <w:rPr>
            <w:rFonts w:ascii="Times New Roman" w:hAnsi="Times New Roman"/>
            <w:sz w:val="24"/>
            <w:szCs w:val="24"/>
          </w:rPr>
          <w:delText>limitation</w:delText>
        </w:r>
      </w:del>
      <w:ins w:id="50" w:author="Editor 2" w:date="2026-05-09T06:26:00Z">
        <w:r>
          <w:rPr>
            <w:rFonts w:ascii="Times New Roman" w:hAnsi="Times New Roman"/>
            <w:sz w:val="24"/>
            <w:szCs w:val="24"/>
          </w:rPr>
          <w:t>limitations</w:t>
        </w:r>
      </w:ins>
      <w:r w:rsidRPr="00F728C0">
        <w:rPr>
          <w:rFonts w:ascii="Times New Roman" w:hAnsi="Times New Roman"/>
          <w:sz w:val="24"/>
          <w:szCs w:val="24"/>
        </w:rPr>
        <w:t xml:space="preserve"> (on average, 2.01% of land) </w:t>
      </w:r>
      <w:del w:id="51" w:author="Editor 2" w:date="2026-05-09T06:26:00Z">
        <w:r w:rsidRPr="00F728C0">
          <w:rPr>
            <w:rFonts w:ascii="Times New Roman" w:hAnsi="Times New Roman"/>
            <w:sz w:val="24"/>
            <w:szCs w:val="24"/>
          </w:rPr>
          <w:delText>reduces</w:delText>
        </w:r>
      </w:del>
      <w:ins w:id="52" w:author="Editor 2" w:date="2026-05-09T06:26:00Z">
        <w:r>
          <w:rPr>
            <w:rFonts w:ascii="Times New Roman" w:hAnsi="Times New Roman"/>
            <w:sz w:val="24"/>
            <w:szCs w:val="24"/>
          </w:rPr>
          <w:t>reduce</w:t>
        </w:r>
      </w:ins>
      <w:r w:rsidRPr="00F728C0">
        <w:rPr>
          <w:rFonts w:ascii="Times New Roman" w:hAnsi="Times New Roman"/>
          <w:sz w:val="24"/>
          <w:szCs w:val="24"/>
        </w:rPr>
        <w:t xml:space="preserve"> the overall effectiveness of financial support.</w:t>
      </w:r>
    </w:p>
    <w:p w14:paraId="1CAD5699" w14:textId="77777777" w:rsidR="008051AA"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empirical strategy is based on an unbalanced panel combining data from the National Statistics Bureau of the Republic of Kazakhstan, state agricultural financial institutions, and the Land Resources Management Committee. We estimate two-way fixed-effects (TWFE) models with clustering of standard errors at the regional level, apply k-means clustering to identify stable regional regimes, and use </w:t>
      </w:r>
      <w:del w:id="53" w:author="Editor 2" w:date="2026-05-09T06:26:00Z">
        <w:r w:rsidRPr="00F728C0">
          <w:rPr>
            <w:rFonts w:ascii="Times New Roman" w:hAnsi="Times New Roman"/>
            <w:sz w:val="24"/>
            <w:szCs w:val="24"/>
          </w:rPr>
          <w:delText>Random Forest</w:delText>
        </w:r>
      </w:del>
      <w:ins w:id="54" w:author="Editor 2" w:date="2026-05-09T06:26:00Z">
        <w:r>
          <w:rPr>
            <w:rFonts w:ascii="Times New Roman" w:hAnsi="Times New Roman"/>
            <w:sz w:val="24"/>
            <w:szCs w:val="24"/>
          </w:rPr>
          <w:t>random forest</w:t>
        </w:r>
      </w:ins>
      <w:r w:rsidRPr="00F728C0">
        <w:rPr>
          <w:rFonts w:ascii="Times New Roman" w:hAnsi="Times New Roman"/>
          <w:sz w:val="24"/>
          <w:szCs w:val="24"/>
        </w:rPr>
        <w:t xml:space="preserve"> with group cross-validation to assess the predictive power of the variables.</w:t>
      </w:r>
    </w:p>
    <w:p w14:paraId="40DFF6BC" w14:textId="77777777" w:rsidR="00E43B6B"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remainder of the article is structured as follows: Section 2 contains a literature review and the conceptual framework of the study. Section 3 describes the data, variables, and </w:t>
      </w:r>
      <w:r w:rsidRPr="00F728C0">
        <w:rPr>
          <w:rFonts w:ascii="Times New Roman" w:hAnsi="Times New Roman"/>
          <w:sz w:val="24"/>
          <w:szCs w:val="24"/>
        </w:rPr>
        <w:lastRenderedPageBreak/>
        <w:t xml:space="preserve">three-module analytical framework. Section 4 presents the results of the empirical analysis. Section 5 discusses the findings in the context of existing research. Section 6 </w:t>
      </w:r>
      <w:del w:id="55" w:author="Editor 2" w:date="2026-05-09T06:26:00Z">
        <w:r w:rsidRPr="00F728C0">
          <w:rPr>
            <w:rFonts w:ascii="Times New Roman" w:hAnsi="Times New Roman"/>
            <w:sz w:val="24"/>
            <w:szCs w:val="24"/>
          </w:rPr>
          <w:delText>formulates</w:delText>
        </w:r>
      </w:del>
      <w:ins w:id="56" w:author="Editor 2" w:date="2026-05-09T06:26:00Z">
        <w:r>
          <w:rPr>
            <w:rFonts w:ascii="Times New Roman" w:hAnsi="Times New Roman"/>
            <w:sz w:val="24"/>
            <w:szCs w:val="24"/>
          </w:rPr>
          <w:t>presents</w:t>
        </w:r>
      </w:ins>
      <w:r w:rsidRPr="00F728C0">
        <w:rPr>
          <w:rFonts w:ascii="Times New Roman" w:hAnsi="Times New Roman"/>
          <w:sz w:val="24"/>
          <w:szCs w:val="24"/>
        </w:rPr>
        <w:t xml:space="preserve"> conclusions for Kazakhstan’s agricultural policy. Section 7 concludes the article.</w:t>
      </w:r>
    </w:p>
    <w:p w14:paraId="6B096B40" w14:textId="77777777" w:rsidR="00133942" w:rsidRPr="00F728C0" w:rsidRDefault="00133942" w:rsidP="003F55B4">
      <w:pPr>
        <w:spacing w:line="240" w:lineRule="auto"/>
        <w:ind w:firstLine="720"/>
        <w:contextualSpacing/>
        <w:jc w:val="both"/>
        <w:rPr>
          <w:rFonts w:ascii="Times New Roman" w:hAnsi="Times New Roman"/>
          <w:sz w:val="24"/>
          <w:szCs w:val="24"/>
        </w:rPr>
      </w:pPr>
    </w:p>
    <w:p w14:paraId="63647819" w14:textId="77777777" w:rsidR="0013394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2. Literature review: a critical synthesis</w:t>
      </w:r>
    </w:p>
    <w:p w14:paraId="20604F0B" w14:textId="77777777" w:rsidR="006C1935" w:rsidRPr="00F728C0" w:rsidRDefault="002F045B" w:rsidP="002F045B">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2.1. Theoretical foundations of inclusive development</w:t>
      </w:r>
    </w:p>
    <w:p w14:paraId="29C52B6B" w14:textId="77777777" w:rsidR="006C1935"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Ensuring equal access to resources for all participants in agricultural production is defined in international studies as a strategy for inclusive development (</w:t>
      </w:r>
      <w:r w:rsidRPr="00F728C0">
        <w:rPr>
          <w:rFonts w:ascii="Times New Roman" w:hAnsi="Times New Roman"/>
          <w:sz w:val="24"/>
          <w:szCs w:val="24"/>
          <w:highlight w:val="yellow"/>
        </w:rPr>
        <w:t xml:space="preserve">Gartaula et al., 2025; Islam, Jannat, Al Rafi 2024; Phillips et al., 2025). </w:t>
      </w:r>
      <w:r w:rsidRPr="00F728C0">
        <w:rPr>
          <w:rFonts w:ascii="Times New Roman" w:hAnsi="Times New Roman"/>
          <w:sz w:val="24"/>
          <w:szCs w:val="24"/>
        </w:rPr>
        <w:t>However, this general understanding masks significant disagreements. The question of exactly how inclusivity should be implemented is a subject of disagreement among authors.</w:t>
      </w:r>
    </w:p>
    <w:p w14:paraId="0C1F7A39" w14:textId="77777777" w:rsidR="00DC64BB" w:rsidRPr="00F728C0" w:rsidRDefault="00A40E3E" w:rsidP="009E432D">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highlight w:val="yellow"/>
        </w:rPr>
        <w:t xml:space="preserve">Ros-Tonen et al., 2019 </w:t>
      </w:r>
      <w:del w:id="57" w:author="Editor 2" w:date="2026-05-09T06:26:00Z">
        <w:r w:rsidRPr="00F728C0">
          <w:rPr>
            <w:rFonts w:ascii="Times New Roman" w:hAnsi="Times New Roman"/>
            <w:sz w:val="24"/>
            <w:szCs w:val="24"/>
          </w:rPr>
          <w:delText>emphasize</w:delText>
        </w:r>
      </w:del>
      <w:ins w:id="58" w:author="Editor 2" w:date="2026-05-09T06:26:00Z">
        <w:r>
          <w:rPr>
            <w:rFonts w:ascii="Times New Roman" w:hAnsi="Times New Roman"/>
            <w:sz w:val="24"/>
            <w:szCs w:val="24"/>
          </w:rPr>
          <w:t>emphasized</w:t>
        </w:r>
      </w:ins>
      <w:r w:rsidRPr="00F728C0">
        <w:rPr>
          <w:rFonts w:ascii="Times New Roman" w:hAnsi="Times New Roman"/>
          <w:sz w:val="24"/>
          <w:szCs w:val="24"/>
        </w:rPr>
        <w:t xml:space="preserve"> inclusivity in the value chain. </w:t>
      </w:r>
      <w:r w:rsidR="00897103" w:rsidRPr="00F728C0">
        <w:rPr>
          <w:rFonts w:ascii="Times New Roman" w:hAnsi="Times New Roman"/>
          <w:sz w:val="24"/>
          <w:szCs w:val="24"/>
          <w:highlight w:val="yellow"/>
        </w:rPr>
        <w:t xml:space="preserve">Dabkienė, 2025 </w:t>
      </w:r>
      <w:del w:id="59" w:author="Editor 2" w:date="2026-05-09T06:26:00Z">
        <w:r w:rsidR="00091543" w:rsidRPr="00F728C0">
          <w:rPr>
            <w:rFonts w:ascii="Times New Roman" w:hAnsi="Times New Roman"/>
            <w:sz w:val="24"/>
            <w:szCs w:val="24"/>
          </w:rPr>
          <w:delText>notes</w:delText>
        </w:r>
      </w:del>
      <w:ins w:id="60" w:author="Editor 2" w:date="2026-05-09T06:26:00Z">
        <w:r>
          <w:rPr>
            <w:rFonts w:ascii="Times New Roman" w:hAnsi="Times New Roman"/>
            <w:sz w:val="24"/>
            <w:szCs w:val="24"/>
          </w:rPr>
          <w:t>noted</w:t>
        </w:r>
      </w:ins>
      <w:r w:rsidR="00091543" w:rsidRPr="00F728C0">
        <w:rPr>
          <w:rFonts w:ascii="Times New Roman" w:hAnsi="Times New Roman"/>
          <w:sz w:val="24"/>
          <w:szCs w:val="24"/>
        </w:rPr>
        <w:t xml:space="preserve"> that innovations in gender development are key methods for sustainable agricultural development. </w:t>
      </w:r>
      <w:r w:rsidR="00897103" w:rsidRPr="00F728C0">
        <w:rPr>
          <w:rFonts w:ascii="Times New Roman" w:hAnsi="Times New Roman"/>
          <w:sz w:val="24"/>
          <w:szCs w:val="24"/>
          <w:highlight w:val="yellow"/>
        </w:rPr>
        <w:t xml:space="preserve">Doss, 2025 </w:t>
      </w:r>
      <w:r w:rsidR="00091543" w:rsidRPr="00F728C0">
        <w:rPr>
          <w:rFonts w:ascii="Times New Roman" w:hAnsi="Times New Roman"/>
          <w:sz w:val="24"/>
          <w:szCs w:val="24"/>
        </w:rPr>
        <w:t>highlights the crucial role of women’s empowerment and its impact on household agricultural productivity.</w:t>
      </w:r>
    </w:p>
    <w:p w14:paraId="2EA081B9" w14:textId="77777777" w:rsidR="006C1935"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One such point of contention concerns the role of partnerships between large agribusinesses and small-scale producers. Some researchers view these partnerships as the primary driver of inclusive growth (</w:t>
      </w:r>
      <w:r w:rsidRPr="00F728C0">
        <w:rPr>
          <w:rFonts w:ascii="Times New Roman" w:hAnsi="Times New Roman"/>
          <w:sz w:val="24"/>
          <w:szCs w:val="24"/>
          <w:highlight w:val="yellow"/>
        </w:rPr>
        <w:t>German et al.,</w:t>
      </w:r>
      <w:r w:rsidR="0089421A" w:rsidRPr="00F728C0">
        <w:rPr>
          <w:rFonts w:ascii="Times New Roman" w:hAnsi="Times New Roman"/>
          <w:sz w:val="24"/>
          <w:szCs w:val="24"/>
        </w:rPr>
        <w:t xml:space="preserve"> 2020; </w:t>
      </w:r>
      <w:r w:rsidRPr="00F728C0">
        <w:rPr>
          <w:rFonts w:ascii="Times New Roman" w:hAnsi="Times New Roman"/>
          <w:sz w:val="24"/>
          <w:szCs w:val="24"/>
          <w:highlight w:val="yellow"/>
        </w:rPr>
        <w:t>George Schoneveld &amp; Weng, 2023).</w:t>
      </w:r>
      <w:r w:rsidRPr="00F728C0">
        <w:rPr>
          <w:rFonts w:ascii="Times New Roman" w:hAnsi="Times New Roman"/>
          <w:sz w:val="24"/>
          <w:szCs w:val="24"/>
        </w:rPr>
        <w:t xml:space="preserve"> </w:t>
      </w:r>
      <w:del w:id="61" w:author="Editor 2" w:date="2026-05-09T06:26:00Z">
        <w:r w:rsidRPr="00F728C0">
          <w:rPr>
            <w:rFonts w:ascii="Times New Roman" w:hAnsi="Times New Roman"/>
            <w:sz w:val="24"/>
            <w:szCs w:val="24"/>
          </w:rPr>
          <w:delText>Others, on the contrary,</w:delText>
        </w:r>
      </w:del>
      <w:ins w:id="62" w:author="Editor 2" w:date="2026-05-09T06:26:00Z">
        <w:r>
          <w:rPr>
            <w:rFonts w:ascii="Times New Roman" w:hAnsi="Times New Roman"/>
            <w:sz w:val="24"/>
            <w:szCs w:val="24"/>
          </w:rPr>
          <w:t>In contrast, others</w:t>
        </w:r>
      </w:ins>
      <w:r w:rsidRPr="00F728C0">
        <w:rPr>
          <w:rFonts w:ascii="Times New Roman" w:hAnsi="Times New Roman"/>
          <w:sz w:val="24"/>
          <w:szCs w:val="24"/>
        </w:rPr>
        <w:t xml:space="preserve"> show that</w:t>
      </w:r>
      <w:ins w:id="63" w:author="Editor 2" w:date="2026-05-09T06:26:00Z">
        <w:r>
          <w:rPr>
            <w:rFonts w:ascii="Times New Roman" w:hAnsi="Times New Roman"/>
            <w:sz w:val="24"/>
            <w:szCs w:val="24"/>
          </w:rPr>
          <w:t>,</w:t>
        </w:r>
      </w:ins>
      <w:r w:rsidRPr="00F728C0">
        <w:rPr>
          <w:rFonts w:ascii="Times New Roman" w:hAnsi="Times New Roman"/>
          <w:sz w:val="24"/>
          <w:szCs w:val="24"/>
        </w:rPr>
        <w:t xml:space="preserve"> in practice, large farms dictate the terms, putting small producers at a disadvantage (</w:t>
      </w:r>
      <w:r w:rsidRPr="00F728C0">
        <w:rPr>
          <w:rFonts w:ascii="Times New Roman" w:hAnsi="Times New Roman"/>
          <w:sz w:val="24"/>
          <w:szCs w:val="24"/>
          <w:highlight w:val="yellow"/>
        </w:rPr>
        <w:t>Schoneveld &amp; Weng, 2023</w:t>
      </w:r>
      <w:r w:rsidRPr="00F728C0">
        <w:rPr>
          <w:rFonts w:ascii="Times New Roman" w:hAnsi="Times New Roman"/>
          <w:sz w:val="24"/>
          <w:szCs w:val="24"/>
        </w:rPr>
        <w:t>).</w:t>
      </w:r>
    </w:p>
    <w:p w14:paraId="5E9D65B4" w14:textId="77777777" w:rsidR="006C1935" w:rsidRPr="00F728C0" w:rsidRDefault="00A40E3E" w:rsidP="00C011FC">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An even more heated debate has emerged around technological innovations. </w:t>
      </w:r>
      <w:r w:rsidR="00897103" w:rsidRPr="00F728C0">
        <w:rPr>
          <w:rFonts w:ascii="Times New Roman" w:hAnsi="Times New Roman"/>
          <w:sz w:val="24"/>
          <w:szCs w:val="24"/>
          <w:highlight w:val="yellow"/>
        </w:rPr>
        <w:t>Ye, L., 2025</w:t>
      </w:r>
      <w:r w:rsidR="00897103" w:rsidRPr="00F728C0">
        <w:rPr>
          <w:rFonts w:ascii="Times New Roman" w:hAnsi="Times New Roman"/>
          <w:sz w:val="24"/>
          <w:szCs w:val="24"/>
        </w:rPr>
        <w:t xml:space="preserve">; </w:t>
      </w:r>
      <w:r w:rsidR="00897103" w:rsidRPr="00F728C0">
        <w:rPr>
          <w:rFonts w:ascii="Times New Roman" w:hAnsi="Times New Roman"/>
          <w:sz w:val="24"/>
          <w:szCs w:val="24"/>
          <w:highlight w:val="yellow"/>
        </w:rPr>
        <w:t>Nhelnyama, 2025</w:t>
      </w:r>
      <w:r w:rsidR="00897103" w:rsidRPr="00F728C0">
        <w:rPr>
          <w:rFonts w:ascii="Times New Roman" w:hAnsi="Times New Roman"/>
          <w:sz w:val="24"/>
          <w:szCs w:val="24"/>
        </w:rPr>
        <w:t xml:space="preserve">; </w:t>
      </w:r>
      <w:r w:rsidR="00897103" w:rsidRPr="00F728C0">
        <w:rPr>
          <w:rFonts w:ascii="Times New Roman" w:hAnsi="Times New Roman"/>
          <w:sz w:val="24"/>
          <w:szCs w:val="24"/>
          <w:highlight w:val="yellow"/>
        </w:rPr>
        <w:t>Issahaku, 2024; Han &amp; Liang, 2025; Yang &amp; Li,</w:t>
      </w:r>
      <w:r w:rsidR="003944FC" w:rsidRPr="00F728C0">
        <w:rPr>
          <w:rFonts w:ascii="Times New Roman" w:hAnsi="Times New Roman"/>
          <w:sz w:val="24"/>
          <w:szCs w:val="24"/>
        </w:rPr>
        <w:t xml:space="preserve"> 2025</w:t>
      </w:r>
      <w:r w:rsidR="005D6E7E" w:rsidRPr="00F728C0">
        <w:rPr>
          <w:rFonts w:ascii="Times New Roman" w:hAnsi="Times New Roman"/>
          <w:color w:val="0F1115"/>
          <w:sz w:val="24"/>
          <w:szCs w:val="24"/>
          <w:shd w:val="clear" w:color="auto" w:fill="FFFFFF"/>
        </w:rPr>
        <w:t>  </w:t>
      </w:r>
      <w:r w:rsidR="00C011FC" w:rsidRPr="00F728C0">
        <w:rPr>
          <w:rFonts w:ascii="Times New Roman" w:hAnsi="Times New Roman"/>
          <w:sz w:val="24"/>
          <w:szCs w:val="24"/>
        </w:rPr>
        <w:t xml:space="preserve"> argue that digitalization and artificial intelligence can increase access to resources. Without accompanying institutional reforms, technological interventions are likely to exacerbate inequality, according to </w:t>
      </w:r>
      <w:r w:rsidR="00897103" w:rsidRPr="00F728C0">
        <w:rPr>
          <w:rFonts w:ascii="Times New Roman" w:hAnsi="Times New Roman"/>
          <w:sz w:val="24"/>
          <w:szCs w:val="24"/>
          <w:highlight w:val="yellow"/>
        </w:rPr>
        <w:t>Emir et al., 2022</w:t>
      </w:r>
      <w:r w:rsidR="00C011FC" w:rsidRPr="00F728C0">
        <w:rPr>
          <w:rFonts w:ascii="Times New Roman" w:hAnsi="Times New Roman"/>
          <w:sz w:val="24"/>
          <w:szCs w:val="24"/>
        </w:rPr>
        <w:t>, with the primary benefits going to the most resource-endowed producers. Our study takes a middle ground: we do not dismiss the potential of financial instruments, but we empirically test the conditions under which they are effective.</w:t>
      </w:r>
    </w:p>
    <w:p w14:paraId="57539FE1" w14:textId="77777777" w:rsidR="0013394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Issues related to public policy aimed at strengthening the digital financial services infrastructure in rural areas to ensure high-quality and sustainable growth in agricultural production are addressed in the study </w:t>
      </w:r>
      <w:r w:rsidRPr="00F728C0">
        <w:rPr>
          <w:rFonts w:ascii="Times New Roman" w:hAnsi="Times New Roman"/>
          <w:sz w:val="24"/>
          <w:szCs w:val="24"/>
          <w:highlight w:val="yellow"/>
        </w:rPr>
        <w:t>by Han &amp; Zhang (2026).</w:t>
      </w:r>
      <w:r w:rsidRPr="00F728C0">
        <w:rPr>
          <w:rFonts w:ascii="Times New Roman" w:hAnsi="Times New Roman"/>
          <w:sz w:val="24"/>
          <w:szCs w:val="24"/>
        </w:rPr>
        <w:t xml:space="preserve"> Modern approaches to agriculture require the integration of multidimensional models that </w:t>
      </w:r>
      <w:del w:id="64" w:author="Editor 2" w:date="2026-05-09T06:26:00Z">
        <w:r w:rsidRPr="00F728C0">
          <w:rPr>
            <w:rFonts w:ascii="Times New Roman" w:hAnsi="Times New Roman"/>
            <w:sz w:val="24"/>
            <w:szCs w:val="24"/>
          </w:rPr>
          <w:delText>take into account</w:delText>
        </w:r>
      </w:del>
      <w:ins w:id="65" w:author="Editor 2" w:date="2026-05-09T06:26:00Z">
        <w:r>
          <w:rPr>
            <w:rFonts w:ascii="Times New Roman" w:hAnsi="Times New Roman"/>
            <w:sz w:val="24"/>
            <w:szCs w:val="24"/>
          </w:rPr>
          <w:t>consider</w:t>
        </w:r>
      </w:ins>
      <w:r w:rsidRPr="00F728C0">
        <w:rPr>
          <w:rFonts w:ascii="Times New Roman" w:hAnsi="Times New Roman"/>
          <w:sz w:val="24"/>
          <w:szCs w:val="24"/>
        </w:rPr>
        <w:t xml:space="preserve"> not only production indicators but also parameters of sustainability, inclusivity, and environmental integrity.</w:t>
      </w:r>
    </w:p>
    <w:p w14:paraId="3E294D62" w14:textId="77777777" w:rsidR="0013394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Many aspects of inclusive development are systematized in the work </w:t>
      </w:r>
      <w:del w:id="66" w:author="Editor 2" w:date="2026-05-09T06:26:00Z">
        <w:r w:rsidRPr="00F728C0">
          <w:rPr>
            <w:rFonts w:ascii="Times New Roman" w:hAnsi="Times New Roman"/>
            <w:sz w:val="24"/>
            <w:szCs w:val="24"/>
            <w:highlight w:val="yellow"/>
          </w:rPr>
          <w:delText>by</w:delText>
        </w:r>
      </w:del>
      <w:ins w:id="67" w:author="Editor 2" w:date="2026-05-09T06:26:00Z">
        <w:r>
          <w:rPr>
            <w:rFonts w:ascii="Times New Roman" w:hAnsi="Times New Roman"/>
            <w:sz w:val="24"/>
            <w:szCs w:val="24"/>
            <w:highlight w:val="yellow"/>
          </w:rPr>
          <w:t>of</w:t>
        </w:r>
      </w:ins>
      <w:r w:rsidRPr="00F728C0">
        <w:rPr>
          <w:rFonts w:ascii="Times New Roman" w:hAnsi="Times New Roman"/>
          <w:sz w:val="24"/>
          <w:szCs w:val="24"/>
          <w:highlight w:val="yellow"/>
        </w:rPr>
        <w:t xml:space="preserve"> Lidder et al., 2025, </w:t>
      </w:r>
      <w:r w:rsidRPr="00F728C0">
        <w:rPr>
          <w:rFonts w:ascii="Times New Roman" w:hAnsi="Times New Roman"/>
          <w:sz w:val="24"/>
          <w:szCs w:val="24"/>
        </w:rPr>
        <w:t xml:space="preserve">which identifies five key areas for the inclusive transformation of rural areas: (1) renewing long-term investment in research and development, taking into account the principles of equality and gender parity; (2) taking into account the interests of marginalized groups; (3) ensuring equal access to technologies; (4) </w:t>
      </w:r>
      <w:del w:id="68" w:author="Editor 2" w:date="2026-05-09T06:26:00Z">
        <w:r w:rsidRPr="00F728C0">
          <w:rPr>
            <w:rFonts w:ascii="Times New Roman" w:hAnsi="Times New Roman"/>
            <w:sz w:val="24"/>
            <w:szCs w:val="24"/>
          </w:rPr>
          <w:delText>leveling</w:delText>
        </w:r>
      </w:del>
      <w:ins w:id="69" w:author="Editor 2" w:date="2026-05-09T06:26:00Z">
        <w:r>
          <w:rPr>
            <w:rFonts w:ascii="Times New Roman" w:hAnsi="Times New Roman"/>
            <w:sz w:val="24"/>
            <w:szCs w:val="24"/>
          </w:rPr>
          <w:t>levelling</w:t>
        </w:r>
      </w:ins>
      <w:r w:rsidRPr="00F728C0">
        <w:rPr>
          <w:rFonts w:ascii="Times New Roman" w:hAnsi="Times New Roman"/>
          <w:sz w:val="24"/>
          <w:szCs w:val="24"/>
        </w:rPr>
        <w:t xml:space="preserve"> the conditions of competition by limiting the dominance of large corporations and supporting small and </w:t>
      </w:r>
      <w:del w:id="70" w:author="Editor 2" w:date="2026-05-09T06:26:00Z">
        <w:r w:rsidRPr="00F728C0">
          <w:rPr>
            <w:rFonts w:ascii="Times New Roman" w:hAnsi="Times New Roman"/>
            <w:sz w:val="24"/>
            <w:szCs w:val="24"/>
          </w:rPr>
          <w:delText>medium-sized</w:delText>
        </w:r>
      </w:del>
      <w:ins w:id="71" w:author="Editor 2" w:date="2026-05-09T06:26:00Z">
        <w:r>
          <w:rPr>
            <w:rFonts w:ascii="Times New Roman" w:hAnsi="Times New Roman"/>
            <w:sz w:val="24"/>
            <w:szCs w:val="24"/>
          </w:rPr>
          <w:t>medium–sized</w:t>
        </w:r>
      </w:ins>
      <w:r w:rsidRPr="00F728C0">
        <w:rPr>
          <w:rFonts w:ascii="Times New Roman" w:hAnsi="Times New Roman"/>
          <w:sz w:val="24"/>
          <w:szCs w:val="24"/>
        </w:rPr>
        <w:t xml:space="preserve"> agribusinesses; </w:t>
      </w:r>
      <w:ins w:id="72" w:author="Editor 2" w:date="2026-05-09T06:26:00Z">
        <w:r>
          <w:rPr>
            <w:rFonts w:ascii="Times New Roman" w:hAnsi="Times New Roman"/>
            <w:sz w:val="24"/>
            <w:szCs w:val="24"/>
          </w:rPr>
          <w:t xml:space="preserve">and </w:t>
        </w:r>
      </w:ins>
      <w:r w:rsidRPr="00F728C0">
        <w:rPr>
          <w:rFonts w:ascii="Times New Roman" w:hAnsi="Times New Roman"/>
          <w:sz w:val="24"/>
          <w:szCs w:val="24"/>
        </w:rPr>
        <w:t>(5) prioritizing employment development in the context of automation and the expansion of value chains.</w:t>
      </w:r>
    </w:p>
    <w:p w14:paraId="518A8FDA" w14:textId="77777777" w:rsidR="00C96D2E" w:rsidRPr="00F728C0" w:rsidRDefault="00897103" w:rsidP="00F728C0">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highlight w:val="yellow"/>
        </w:rPr>
        <w:t>Kangasniemi et al., 2025</w:t>
      </w:r>
      <w:r w:rsidRPr="00F728C0">
        <w:rPr>
          <w:rFonts w:ascii="Times New Roman" w:hAnsi="Times New Roman"/>
          <w:sz w:val="24"/>
          <w:szCs w:val="24"/>
        </w:rPr>
        <w:t xml:space="preserve">; </w:t>
      </w:r>
      <w:r w:rsidRPr="00F728C0">
        <w:rPr>
          <w:rFonts w:ascii="Times New Roman" w:hAnsi="Times New Roman"/>
          <w:sz w:val="24"/>
          <w:szCs w:val="24"/>
          <w:highlight w:val="yellow"/>
        </w:rPr>
        <w:t xml:space="preserve">Mobarok, Skevas, and Thompson, 2021; and Urago &amp; Bozoğlu, 2022 </w:t>
      </w:r>
      <w:del w:id="73" w:author="Editor 2" w:date="2026-05-09T06:26:00Z">
        <w:r w:rsidR="003944FC" w:rsidRPr="00F728C0">
          <w:rPr>
            <w:rFonts w:ascii="Times New Roman" w:hAnsi="Times New Roman"/>
            <w:sz w:val="24"/>
            <w:szCs w:val="24"/>
          </w:rPr>
          <w:delText>note</w:delText>
        </w:r>
      </w:del>
      <w:ins w:id="74" w:author="Editor 2" w:date="2026-05-09T06:26:00Z">
        <w:r w:rsidR="00A40E3E">
          <w:rPr>
            <w:rFonts w:ascii="Times New Roman" w:hAnsi="Times New Roman"/>
            <w:sz w:val="24"/>
            <w:szCs w:val="24"/>
          </w:rPr>
          <w:t>noted</w:t>
        </w:r>
      </w:ins>
      <w:r w:rsidR="003944FC" w:rsidRPr="00F728C0">
        <w:rPr>
          <w:rFonts w:ascii="Times New Roman" w:hAnsi="Times New Roman"/>
          <w:sz w:val="24"/>
          <w:szCs w:val="24"/>
        </w:rPr>
        <w:t xml:space="preserve"> that structural changes in rural regions depend on the inclusiveness of these processes. Climate impacts and low productivity are obstacles to the sustainable transformation of rural areas. Two mechanisms that promote inclusive </w:t>
      </w:r>
      <w:del w:id="75" w:author="Editor 2" w:date="2026-05-09T06:26:00Z">
        <w:r w:rsidR="003944FC" w:rsidRPr="00F728C0">
          <w:rPr>
            <w:rFonts w:ascii="Times New Roman" w:hAnsi="Times New Roman"/>
            <w:sz w:val="24"/>
            <w:szCs w:val="24"/>
          </w:rPr>
          <w:delText>development – investment</w:delText>
        </w:r>
      </w:del>
      <w:ins w:id="76" w:author="Editor 2" w:date="2026-05-09T06:26:00Z">
        <w:r w:rsidR="00A40E3E">
          <w:rPr>
            <w:rFonts w:ascii="Times New Roman" w:hAnsi="Times New Roman"/>
            <w:sz w:val="24"/>
            <w:szCs w:val="24"/>
          </w:rPr>
          <w:t>development—investment</w:t>
        </w:r>
      </w:ins>
      <w:r w:rsidR="003944FC" w:rsidRPr="00F728C0">
        <w:rPr>
          <w:rFonts w:ascii="Times New Roman" w:hAnsi="Times New Roman"/>
          <w:sz w:val="24"/>
          <w:szCs w:val="24"/>
        </w:rPr>
        <w:t xml:space="preserve"> in human capital (healthy nutrition and education) and the equitable distribution of resources and reduction of risks for vulnerable </w:t>
      </w:r>
      <w:del w:id="77" w:author="Editor 2" w:date="2026-05-09T06:26:00Z">
        <w:r w:rsidR="003944FC" w:rsidRPr="00F728C0">
          <w:rPr>
            <w:rFonts w:ascii="Times New Roman" w:hAnsi="Times New Roman"/>
            <w:sz w:val="24"/>
            <w:szCs w:val="24"/>
          </w:rPr>
          <w:delText>populations – can</w:delText>
        </w:r>
      </w:del>
      <w:ins w:id="78" w:author="Editor 2" w:date="2026-05-09T06:26:00Z">
        <w:r w:rsidR="00A40E3E">
          <w:rPr>
            <w:rFonts w:ascii="Times New Roman" w:hAnsi="Times New Roman"/>
            <w:sz w:val="24"/>
            <w:szCs w:val="24"/>
          </w:rPr>
          <w:t>populations—can</w:t>
        </w:r>
      </w:ins>
      <w:r w:rsidR="003944FC" w:rsidRPr="00F728C0">
        <w:rPr>
          <w:rFonts w:ascii="Times New Roman" w:hAnsi="Times New Roman"/>
          <w:sz w:val="24"/>
          <w:szCs w:val="24"/>
        </w:rPr>
        <w:t xml:space="preserve"> lead to social well-being but require coordinated policy measures, according to </w:t>
      </w:r>
      <w:r w:rsidR="00D43447" w:rsidRPr="00F728C0">
        <w:rPr>
          <w:rFonts w:ascii="Times New Roman" w:hAnsi="Times New Roman"/>
          <w:sz w:val="24"/>
          <w:szCs w:val="24"/>
          <w:highlight w:val="yellow"/>
        </w:rPr>
        <w:t>Chen et al. (2026</w:t>
      </w:r>
      <w:r w:rsidR="005B4FD2" w:rsidRPr="00F728C0">
        <w:rPr>
          <w:rFonts w:ascii="Times New Roman" w:hAnsi="Times New Roman"/>
          <w:sz w:val="24"/>
          <w:szCs w:val="24"/>
        </w:rPr>
        <w:t>).</w:t>
      </w:r>
    </w:p>
    <w:p w14:paraId="4BBD8393" w14:textId="77777777" w:rsidR="003944FC"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Its main areas of activity include</w:t>
      </w:r>
      <w:del w:id="79" w:author="Editor 2" w:date="2026-05-09T06:26:00Z">
        <w:r w:rsidRPr="00F728C0">
          <w:rPr>
            <w:rFonts w:ascii="Times New Roman" w:hAnsi="Times New Roman"/>
            <w:sz w:val="24"/>
            <w:szCs w:val="24"/>
          </w:rPr>
          <w:delText>:</w:delText>
        </w:r>
      </w:del>
      <w:r w:rsidRPr="00F728C0">
        <w:rPr>
          <w:rFonts w:ascii="Times New Roman" w:hAnsi="Times New Roman"/>
          <w:sz w:val="24"/>
          <w:szCs w:val="24"/>
        </w:rPr>
        <w:t xml:space="preserve"> coordination of the agricultural and </w:t>
      </w:r>
      <w:del w:id="80" w:author="Editor 2" w:date="2026-05-09T06:26:00Z">
        <w:r w:rsidRPr="00F728C0">
          <w:rPr>
            <w:rFonts w:ascii="Times New Roman" w:hAnsi="Times New Roman"/>
            <w:sz w:val="24"/>
            <w:szCs w:val="24"/>
          </w:rPr>
          <w:delText>non-agricultural</w:delText>
        </w:r>
      </w:del>
      <w:ins w:id="81" w:author="Editor 2" w:date="2026-05-09T06:26:00Z">
        <w:r>
          <w:rPr>
            <w:rFonts w:ascii="Times New Roman" w:hAnsi="Times New Roman"/>
            <w:sz w:val="24"/>
            <w:szCs w:val="24"/>
          </w:rPr>
          <w:t>nonagricultural</w:t>
        </w:r>
      </w:ins>
      <w:r w:rsidRPr="00F728C0">
        <w:rPr>
          <w:rFonts w:ascii="Times New Roman" w:hAnsi="Times New Roman"/>
          <w:sz w:val="24"/>
          <w:szCs w:val="24"/>
        </w:rPr>
        <w:t xml:space="preserve"> sectors, development of digital infrastructure in rural areas, and, </w:t>
      </w:r>
      <w:del w:id="82" w:author="Editor 2" w:date="2026-05-09T06:26:00Z">
        <w:r w:rsidRPr="00F728C0">
          <w:rPr>
            <w:rFonts w:ascii="Times New Roman" w:hAnsi="Times New Roman"/>
            <w:sz w:val="24"/>
            <w:szCs w:val="24"/>
          </w:rPr>
          <w:delText xml:space="preserve">which is </w:delText>
        </w:r>
      </w:del>
      <w:r w:rsidRPr="00F728C0">
        <w:rPr>
          <w:rFonts w:ascii="Times New Roman" w:hAnsi="Times New Roman"/>
          <w:sz w:val="24"/>
          <w:szCs w:val="24"/>
        </w:rPr>
        <w:t xml:space="preserve">equally </w:t>
      </w:r>
      <w:del w:id="83" w:author="Editor 2" w:date="2026-05-09T06:26:00Z">
        <w:r w:rsidRPr="00F728C0">
          <w:rPr>
            <w:rFonts w:ascii="Times New Roman" w:hAnsi="Times New Roman"/>
            <w:sz w:val="24"/>
            <w:szCs w:val="24"/>
          </w:rPr>
          <w:delText>important</w:delText>
        </w:r>
      </w:del>
      <w:ins w:id="84" w:author="Editor 2" w:date="2026-05-09T06:26:00Z">
        <w:r>
          <w:rPr>
            <w:rFonts w:ascii="Times New Roman" w:hAnsi="Times New Roman"/>
            <w:sz w:val="24"/>
            <w:szCs w:val="24"/>
          </w:rPr>
          <w:t>importantly</w:t>
        </w:r>
      </w:ins>
      <w:r w:rsidRPr="00F728C0">
        <w:rPr>
          <w:rFonts w:ascii="Times New Roman" w:hAnsi="Times New Roman"/>
          <w:sz w:val="24"/>
          <w:szCs w:val="24"/>
        </w:rPr>
        <w:t>, the integration of principles of inclusivity into the modernization processes themselves.</w:t>
      </w:r>
    </w:p>
    <w:p w14:paraId="406D6F07" w14:textId="77777777" w:rsidR="0067659F" w:rsidRPr="00F728C0" w:rsidRDefault="00A40E3E" w:rsidP="0067659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An examination of the theoretical sources of inclusive agricultural development has allowed us to identify several key points.</w:t>
      </w:r>
    </w:p>
    <w:p w14:paraId="4149241A" w14:textId="77777777" w:rsidR="0067659F" w:rsidRPr="00F728C0" w:rsidRDefault="00A40E3E" w:rsidP="004E2DF2">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There is no consensus on exactly how inclusivity should be implemented. Some authors emphasize value chains (</w:t>
      </w:r>
      <w:r w:rsidRPr="00F728C0">
        <w:rPr>
          <w:rFonts w:ascii="Times New Roman" w:hAnsi="Times New Roman"/>
          <w:sz w:val="24"/>
          <w:szCs w:val="24"/>
          <w:highlight w:val="yellow"/>
        </w:rPr>
        <w:t>Ros-Tonen et al., 2019),</w:t>
      </w:r>
      <w:r w:rsidR="004E2DF2" w:rsidRPr="00F728C0">
        <w:rPr>
          <w:rFonts w:ascii="Times New Roman" w:hAnsi="Times New Roman"/>
          <w:sz w:val="24"/>
          <w:szCs w:val="24"/>
        </w:rPr>
        <w:t xml:space="preserve"> </w:t>
      </w:r>
      <w:del w:id="85" w:author="Editor 2" w:date="2026-05-09T06:26:00Z">
        <w:r w:rsidR="004E2DF2" w:rsidRPr="00F728C0">
          <w:rPr>
            <w:rFonts w:ascii="Times New Roman" w:hAnsi="Times New Roman"/>
            <w:sz w:val="24"/>
            <w:szCs w:val="24"/>
          </w:rPr>
          <w:delText>while</w:delText>
        </w:r>
      </w:del>
      <w:ins w:id="86" w:author="Editor 2" w:date="2026-05-09T06:26:00Z">
        <w:r>
          <w:rPr>
            <w:rFonts w:ascii="Times New Roman" w:hAnsi="Times New Roman"/>
            <w:sz w:val="24"/>
            <w:szCs w:val="24"/>
          </w:rPr>
          <w:t>whereas</w:t>
        </w:r>
      </w:ins>
      <w:r w:rsidR="004E2DF2" w:rsidRPr="00F728C0">
        <w:rPr>
          <w:rFonts w:ascii="Times New Roman" w:hAnsi="Times New Roman"/>
          <w:sz w:val="24"/>
          <w:szCs w:val="24"/>
        </w:rPr>
        <w:t xml:space="preserve"> others focus on innovation and the advancement of gender equality (Dabkienė, 2025) and on measuring women’s empowerment and its impact on productivity (Doss, 2025). Using a three-module analytical approach, we emphasize the need for a comprehensive, multidimensional assessment of inclusivity.</w:t>
      </w:r>
    </w:p>
    <w:p w14:paraId="2DFADB01" w14:textId="77777777" w:rsidR="0067659F" w:rsidRPr="00F728C0" w:rsidRDefault="00A40E3E" w:rsidP="0067659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 contradiction in the assessment of the role of large agro-industrial enterprises. Partnership with large companies is viewed as a driving force for inclusive growth (German et al., 2020), </w:t>
      </w:r>
      <w:del w:id="87" w:author="Editor 2" w:date="2026-05-09T06:26:00Z">
        <w:r w:rsidRPr="00F728C0">
          <w:rPr>
            <w:rFonts w:ascii="Times New Roman" w:hAnsi="Times New Roman"/>
            <w:sz w:val="24"/>
            <w:szCs w:val="24"/>
          </w:rPr>
          <w:delText>while</w:delText>
        </w:r>
      </w:del>
      <w:ins w:id="88" w:author="Editor 2" w:date="2026-05-09T06:26:00Z">
        <w:r>
          <w:rPr>
            <w:rFonts w:ascii="Times New Roman" w:hAnsi="Times New Roman"/>
            <w:sz w:val="24"/>
            <w:szCs w:val="24"/>
          </w:rPr>
          <w:t>whereas</w:t>
        </w:r>
      </w:ins>
      <w:r w:rsidRPr="00F728C0">
        <w:rPr>
          <w:rFonts w:ascii="Times New Roman" w:hAnsi="Times New Roman"/>
          <w:sz w:val="24"/>
          <w:szCs w:val="24"/>
        </w:rPr>
        <w:t xml:space="preserve"> others show that large farms dictate terms, exacerbating inequality among smallholder farmers (Schoneveld &amp; Weng, 2023).</w:t>
      </w:r>
    </w:p>
    <w:p w14:paraId="0BB07BE0" w14:textId="77777777" w:rsidR="0067659F" w:rsidRPr="00F728C0" w:rsidRDefault="00A40E3E" w:rsidP="0067659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Discussion surrounding technological and digital innovations as a means to expand access to resources (Ye, 2025; Issahaku, 2024; Han &amp; Liang, 2025) and institutional reforms (Emir et al., 2022).</w:t>
      </w:r>
    </w:p>
    <w:p w14:paraId="0C8CF0EF" w14:textId="77777777" w:rsidR="0067659F" w:rsidRPr="00F728C0" w:rsidRDefault="00A40E3E" w:rsidP="00040F1B">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Lidder et al. (2025) identify five key areas for the inclusive transformation of rural areas, including addressing the interests of marginalized groups and ensuring equal access to technology.</w:t>
      </w:r>
    </w:p>
    <w:p w14:paraId="1603A8EA" w14:textId="77777777" w:rsidR="003944FC" w:rsidRPr="00F728C0" w:rsidRDefault="00A40E3E" w:rsidP="0067659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 review of the theoretical framework </w:t>
      </w:r>
      <w:del w:id="89" w:author="Editor 2" w:date="2026-05-09T06:26:00Z">
        <w:r w:rsidRPr="00F728C0">
          <w:rPr>
            <w:rFonts w:ascii="Times New Roman" w:hAnsi="Times New Roman"/>
            <w:sz w:val="24"/>
            <w:szCs w:val="24"/>
          </w:rPr>
          <w:delText>showed</w:delText>
        </w:r>
      </w:del>
      <w:ins w:id="90" w:author="Editor 2" w:date="2026-05-09T06:26:00Z">
        <w:r>
          <w:rPr>
            <w:rFonts w:ascii="Times New Roman" w:hAnsi="Times New Roman"/>
            <w:sz w:val="24"/>
            <w:szCs w:val="24"/>
          </w:rPr>
          <w:t>revealed</w:t>
        </w:r>
      </w:ins>
      <w:r w:rsidRPr="00F728C0">
        <w:rPr>
          <w:rFonts w:ascii="Times New Roman" w:hAnsi="Times New Roman"/>
          <w:sz w:val="24"/>
          <w:szCs w:val="24"/>
        </w:rPr>
        <w:t xml:space="preserve"> that inclusive agricultural development depends on institutional conditions, technological infrastructure, and social mechanisms. The identified contradictions justify the need for our study, which focuses on two key factors: access to credit (financial mechanism) and access to land (institutional barrier).</w:t>
      </w:r>
    </w:p>
    <w:p w14:paraId="2573D34E" w14:textId="77777777" w:rsidR="00D43447" w:rsidRPr="00F728C0" w:rsidRDefault="00D43447" w:rsidP="003F55B4">
      <w:pPr>
        <w:spacing w:line="240" w:lineRule="auto"/>
        <w:ind w:firstLine="720"/>
        <w:contextualSpacing/>
        <w:jc w:val="both"/>
        <w:rPr>
          <w:rFonts w:ascii="Times New Roman" w:hAnsi="Times New Roman"/>
          <w:sz w:val="24"/>
          <w:szCs w:val="24"/>
        </w:rPr>
      </w:pPr>
    </w:p>
    <w:p w14:paraId="677E16F3" w14:textId="77777777" w:rsidR="00D43447"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2.2. Financial inclusion: correlation and causality</w:t>
      </w:r>
    </w:p>
    <w:p w14:paraId="6B434A48" w14:textId="77777777" w:rsidR="00D43447" w:rsidRPr="00F728C0" w:rsidRDefault="00D43447" w:rsidP="003F55B4">
      <w:pPr>
        <w:spacing w:line="240" w:lineRule="auto"/>
        <w:ind w:firstLine="720"/>
        <w:contextualSpacing/>
        <w:jc w:val="both"/>
        <w:rPr>
          <w:rFonts w:ascii="Times New Roman" w:hAnsi="Times New Roman"/>
          <w:sz w:val="24"/>
          <w:szCs w:val="24"/>
        </w:rPr>
      </w:pPr>
    </w:p>
    <w:p w14:paraId="0F859C7A" w14:textId="77777777" w:rsidR="00E47D38" w:rsidRPr="00F728C0" w:rsidRDefault="00A40E3E" w:rsidP="005773C8">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In existing studies, expanded access to financial resources is predominantly viewed as an important factor in entrepreneurial growth </w:t>
      </w:r>
      <w:r w:rsidR="00807F69" w:rsidRPr="00F728C0">
        <w:rPr>
          <w:rFonts w:ascii="Times New Roman" w:hAnsi="Times New Roman"/>
          <w:sz w:val="24"/>
          <w:szCs w:val="24"/>
          <w:highlight w:val="yellow"/>
        </w:rPr>
        <w:t>(Yang &amp; Li</w:t>
      </w:r>
      <w:r w:rsidR="00897103" w:rsidRPr="00F728C0">
        <w:rPr>
          <w:rFonts w:ascii="Times New Roman" w:hAnsi="Times New Roman"/>
          <w:sz w:val="24"/>
          <w:szCs w:val="24"/>
        </w:rPr>
        <w:t>,</w:t>
      </w:r>
      <w:r w:rsidRPr="00F728C0">
        <w:rPr>
          <w:rFonts w:ascii="Times New Roman" w:hAnsi="Times New Roman"/>
          <w:sz w:val="24"/>
          <w:szCs w:val="24"/>
          <w:highlight w:val="yellow"/>
        </w:rPr>
        <w:t xml:space="preserve"> 2026).</w:t>
      </w:r>
    </w:p>
    <w:p w14:paraId="13D0B297" w14:textId="77777777" w:rsidR="00040F1B" w:rsidRPr="00F728C0" w:rsidRDefault="00A40E3E" w:rsidP="00606688">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A positive correlation between the volume of lending and agricultural growth</w:t>
      </w:r>
      <w:del w:id="91" w:author="Editor 2" w:date="2026-05-09T06:26:00Z">
        <w:r w:rsidRPr="00F728C0">
          <w:rPr>
            <w:rFonts w:ascii="Times New Roman" w:hAnsi="Times New Roman"/>
            <w:sz w:val="24"/>
            <w:szCs w:val="24"/>
          </w:rPr>
          <w:delText xml:space="preserve">   </w:delText>
        </w:r>
      </w:del>
      <w:ins w:id="92" w:author="Editor 2" w:date="2026-05-09T06:26:00Z">
        <w:r>
          <w:rPr>
            <w:rFonts w:ascii="Times New Roman" w:hAnsi="Times New Roman"/>
            <w:sz w:val="24"/>
            <w:szCs w:val="24"/>
          </w:rPr>
          <w:t xml:space="preserve"> </w:t>
        </w:r>
      </w:ins>
      <w:r w:rsidRPr="00F728C0">
        <w:rPr>
          <w:rFonts w:ascii="Times New Roman" w:hAnsi="Times New Roman"/>
          <w:sz w:val="24"/>
          <w:szCs w:val="24"/>
        </w:rPr>
        <w:t>has been demonstrated in the following studies (</w:t>
      </w:r>
      <w:r w:rsidRPr="00F728C0">
        <w:rPr>
          <w:rFonts w:ascii="Times New Roman" w:hAnsi="Times New Roman"/>
          <w:sz w:val="24"/>
          <w:szCs w:val="24"/>
          <w:highlight w:val="yellow"/>
        </w:rPr>
        <w:t>Tundui &amp; Tundui, 2024; Wasif et al., 2025; Namayengo, van Ophem, &amp; Antonides, 2023; Khan &amp; Kim, 2025; Ullah et al., 2024; Wang et al., 2025; Mbangiswano, Ndlovu, Vuthela, 2025).</w:t>
      </w:r>
    </w:p>
    <w:p w14:paraId="485FFC28" w14:textId="77777777" w:rsidR="00E47D38" w:rsidRPr="00F728C0" w:rsidRDefault="00A40E3E" w:rsidP="00606688">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We identify three methodological limitations:</w:t>
      </w:r>
    </w:p>
    <w:p w14:paraId="2559784E" w14:textId="77777777" w:rsidR="00606688" w:rsidRPr="00F728C0" w:rsidRDefault="00A40E3E" w:rsidP="00606688">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w:t>
      </w:r>
      <w:del w:id="93" w:author="Editor 2" w:date="2026-05-09T06:26:00Z">
        <w:r w:rsidRPr="00F728C0">
          <w:rPr>
            <w:rFonts w:ascii="Times New Roman" w:hAnsi="Times New Roman"/>
            <w:sz w:val="24"/>
            <w:szCs w:val="24"/>
          </w:rPr>
          <w:delText>most</w:delText>
        </w:r>
      </w:del>
      <w:ins w:id="94" w:author="Editor 2" w:date="2026-05-09T06:26:00Z">
        <w:r>
          <w:rPr>
            <w:rFonts w:ascii="Times New Roman" w:hAnsi="Times New Roman"/>
            <w:sz w:val="24"/>
            <w:szCs w:val="24"/>
          </w:rPr>
          <w:t>Most</w:t>
        </w:r>
      </w:ins>
      <w:r w:rsidRPr="00F728C0">
        <w:rPr>
          <w:rFonts w:ascii="Times New Roman" w:hAnsi="Times New Roman"/>
          <w:sz w:val="24"/>
          <w:szCs w:val="24"/>
        </w:rPr>
        <w:t xml:space="preserve"> cross-sectional studies are based on cross-sectional surveys, making it impossible to identify the causes of correlations;</w:t>
      </w:r>
    </w:p>
    <w:p w14:paraId="7468FFC8" w14:textId="77777777" w:rsidR="00E07EBE" w:rsidRPr="00F728C0" w:rsidRDefault="00606688" w:rsidP="005773C8">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the authors of these studies and their geographical focus are concentrated primarily in African countries and South Asia </w:t>
      </w:r>
      <w:r w:rsidR="00580315" w:rsidRPr="00F728C0">
        <w:rPr>
          <w:rFonts w:ascii="Times New Roman" w:hAnsi="Times New Roman"/>
          <w:sz w:val="24"/>
          <w:szCs w:val="24"/>
          <w:highlight w:val="yellow"/>
        </w:rPr>
        <w:t xml:space="preserve">(Schoneveld &amp; Weng, 2023; Mager &amp; Faße, 2023; Ingutia &amp; Sumelius, 2024; Nchanji et al., 2025; Islam et al., 2024; Wang et al., 2025; </w:t>
      </w:r>
      <w:r w:rsidR="00580315" w:rsidRPr="00F728C0">
        <w:rPr>
          <w:rFonts w:ascii="Times New Roman" w:hAnsi="Times New Roman"/>
          <w:color w:val="222222"/>
          <w:sz w:val="24"/>
          <w:szCs w:val="24"/>
          <w:highlight w:val="yellow"/>
          <w:shd w:val="clear" w:color="auto" w:fill="FFFFFF"/>
        </w:rPr>
        <w:t>Sassi, 2026</w:t>
      </w:r>
      <w:r w:rsidR="00A40E3E" w:rsidRPr="00F728C0">
        <w:rPr>
          <w:rFonts w:ascii="Times New Roman" w:hAnsi="Times New Roman"/>
          <w:sz w:val="24"/>
          <w:szCs w:val="24"/>
          <w:highlight w:val="yellow"/>
        </w:rPr>
        <w:t xml:space="preserve">). </w:t>
      </w:r>
      <w:r w:rsidR="00A40E3E" w:rsidRPr="00F728C0">
        <w:rPr>
          <w:rFonts w:ascii="Times New Roman" w:hAnsi="Times New Roman"/>
          <w:sz w:val="24"/>
          <w:szCs w:val="24"/>
        </w:rPr>
        <w:t>Post-Soviet countries, including Kazakhstan, with their unique institutional legacy, remain outside the scope of this analysis. However, their experience may differ significantly.</w:t>
      </w:r>
    </w:p>
    <w:p w14:paraId="7B298560" w14:textId="77777777" w:rsidR="00D43447"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w:t>
      </w:r>
      <w:del w:id="95" w:author="Editor 2" w:date="2026-05-09T06:26:00Z">
        <w:r w:rsidRPr="00F728C0">
          <w:rPr>
            <w:rFonts w:ascii="Times New Roman" w:hAnsi="Times New Roman"/>
            <w:sz w:val="24"/>
            <w:szCs w:val="24"/>
          </w:rPr>
          <w:delText>institutional</w:delText>
        </w:r>
      </w:del>
      <w:ins w:id="96" w:author="Editor 2" w:date="2026-05-09T06:26:00Z">
        <w:r>
          <w:rPr>
            <w:rFonts w:ascii="Times New Roman" w:hAnsi="Times New Roman"/>
            <w:sz w:val="24"/>
            <w:szCs w:val="24"/>
          </w:rPr>
          <w:t>Institutional</w:t>
        </w:r>
      </w:ins>
      <w:r w:rsidRPr="00F728C0">
        <w:rPr>
          <w:rFonts w:ascii="Times New Roman" w:hAnsi="Times New Roman"/>
          <w:sz w:val="24"/>
          <w:szCs w:val="24"/>
        </w:rPr>
        <w:t xml:space="preserve"> constraints are overlooked. Research on financing rarely addresses access to land. However, for the agricultural sector, land is not only a productive resource but also a key collateral asset (</w:t>
      </w:r>
      <w:r w:rsidRPr="00F728C0">
        <w:rPr>
          <w:rFonts w:ascii="Times New Roman" w:hAnsi="Times New Roman"/>
          <w:sz w:val="24"/>
          <w:szCs w:val="24"/>
          <w:highlight w:val="yellow"/>
        </w:rPr>
        <w:t>Chebet, 2023</w:t>
      </w:r>
      <w:r w:rsidRPr="00F728C0">
        <w:rPr>
          <w:rFonts w:ascii="Times New Roman" w:hAnsi="Times New Roman"/>
          <w:sz w:val="24"/>
          <w:szCs w:val="24"/>
        </w:rPr>
        <w:t xml:space="preserve">; </w:t>
      </w:r>
      <w:r w:rsidRPr="00F728C0">
        <w:rPr>
          <w:rFonts w:ascii="Times New Roman" w:hAnsi="Times New Roman"/>
          <w:sz w:val="24"/>
          <w:szCs w:val="24"/>
          <w:highlight w:val="yellow"/>
        </w:rPr>
        <w:t>Amoah, 2024</w:t>
      </w:r>
      <w:r w:rsidRPr="00F728C0">
        <w:rPr>
          <w:rFonts w:ascii="Times New Roman" w:hAnsi="Times New Roman"/>
          <w:sz w:val="24"/>
          <w:szCs w:val="24"/>
        </w:rPr>
        <w:t>). Without taking this factor into account, the research is unlikely to be comprehensive.</w:t>
      </w:r>
    </w:p>
    <w:p w14:paraId="02EEBF78" w14:textId="77777777" w:rsidR="00E07EBE"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However, there is one exception. </w:t>
      </w:r>
      <w:r w:rsidR="00897103" w:rsidRPr="00F728C0">
        <w:rPr>
          <w:rFonts w:ascii="Times New Roman" w:hAnsi="Times New Roman"/>
          <w:sz w:val="24"/>
          <w:szCs w:val="24"/>
          <w:highlight w:val="yellow"/>
        </w:rPr>
        <w:t xml:space="preserve">Carter’s 2022 </w:t>
      </w:r>
      <w:r w:rsidR="00985B69" w:rsidRPr="00F728C0">
        <w:rPr>
          <w:rFonts w:ascii="Times New Roman" w:hAnsi="Times New Roman"/>
          <w:sz w:val="24"/>
          <w:szCs w:val="24"/>
        </w:rPr>
        <w:t xml:space="preserve">study </w:t>
      </w:r>
      <w:del w:id="97" w:author="Editor 2" w:date="2026-05-09T06:26:00Z">
        <w:r w:rsidR="00985B69" w:rsidRPr="00F728C0">
          <w:rPr>
            <w:rFonts w:ascii="Times New Roman" w:hAnsi="Times New Roman"/>
            <w:sz w:val="24"/>
            <w:szCs w:val="24"/>
          </w:rPr>
          <w:delText>proposes</w:delText>
        </w:r>
      </w:del>
      <w:ins w:id="98" w:author="Editor 2" w:date="2026-05-09T06:26:00Z">
        <w:r>
          <w:rPr>
            <w:rFonts w:ascii="Times New Roman" w:hAnsi="Times New Roman"/>
            <w:sz w:val="24"/>
            <w:szCs w:val="24"/>
          </w:rPr>
          <w:t>proposed</w:t>
        </w:r>
      </w:ins>
      <w:r w:rsidR="00985B69" w:rsidRPr="00F728C0">
        <w:rPr>
          <w:rFonts w:ascii="Times New Roman" w:hAnsi="Times New Roman"/>
          <w:sz w:val="24"/>
          <w:szCs w:val="24"/>
        </w:rPr>
        <w:t xml:space="preserve"> flexible risk management tools tailored to households’ resource capacities. Unfortunately, the question of whether this approach is applicable to women’s entrepreneurship </w:t>
      </w:r>
      <w:del w:id="99" w:author="Editor 2" w:date="2026-05-09T06:26:00Z">
        <w:r w:rsidR="00985B69" w:rsidRPr="00F728C0">
          <w:rPr>
            <w:rFonts w:ascii="Times New Roman" w:hAnsi="Times New Roman"/>
            <w:sz w:val="24"/>
            <w:szCs w:val="24"/>
          </w:rPr>
          <w:delText>is</w:delText>
        </w:r>
      </w:del>
      <w:ins w:id="100" w:author="Editor 2" w:date="2026-05-09T06:26:00Z">
        <w:r>
          <w:rPr>
            <w:rFonts w:ascii="Times New Roman" w:hAnsi="Times New Roman"/>
            <w:sz w:val="24"/>
            <w:szCs w:val="24"/>
          </w:rPr>
          <w:t>has</w:t>
        </w:r>
      </w:ins>
      <w:r w:rsidR="00985B69" w:rsidRPr="00F728C0">
        <w:rPr>
          <w:rFonts w:ascii="Times New Roman" w:hAnsi="Times New Roman"/>
          <w:sz w:val="24"/>
          <w:szCs w:val="24"/>
        </w:rPr>
        <w:t xml:space="preserve"> not </w:t>
      </w:r>
      <w:ins w:id="101" w:author="Editor 2" w:date="2026-05-09T06:26:00Z">
        <w:r>
          <w:rPr>
            <w:rFonts w:ascii="Times New Roman" w:hAnsi="Times New Roman"/>
            <w:sz w:val="24"/>
            <w:szCs w:val="24"/>
          </w:rPr>
          <w:t xml:space="preserve">been </w:t>
        </w:r>
      </w:ins>
      <w:r w:rsidR="00985B69" w:rsidRPr="00F728C0">
        <w:rPr>
          <w:rFonts w:ascii="Times New Roman" w:hAnsi="Times New Roman"/>
          <w:sz w:val="24"/>
          <w:szCs w:val="24"/>
        </w:rPr>
        <w:t>addressed.</w:t>
      </w:r>
    </w:p>
    <w:p w14:paraId="1C34215B" w14:textId="77777777" w:rsidR="00D43447" w:rsidRPr="00F728C0" w:rsidRDefault="00A40E3E" w:rsidP="003F55B4">
      <w:pPr>
        <w:spacing w:line="240" w:lineRule="auto"/>
        <w:ind w:firstLine="720"/>
        <w:contextualSpacing/>
        <w:jc w:val="both"/>
        <w:rPr>
          <w:rFonts w:ascii="Times New Roman" w:hAnsi="Times New Roman"/>
          <w:sz w:val="24"/>
          <w:szCs w:val="24"/>
          <w:highlight w:val="yellow"/>
        </w:rPr>
      </w:pPr>
      <w:r w:rsidRPr="00F728C0">
        <w:rPr>
          <w:rFonts w:ascii="Times New Roman" w:hAnsi="Times New Roman"/>
          <w:sz w:val="24"/>
          <w:szCs w:val="24"/>
        </w:rPr>
        <w:t>Digital financial instruments deserve special attention. Researchers see potential in them: digital integration can reduce transaction costs and make financing more accessible. However, the extent to which this potential is realized for women farmers in post-Soviet countries has not been fully explored.</w:t>
      </w:r>
    </w:p>
    <w:p w14:paraId="16F073D5" w14:textId="77777777" w:rsidR="00DB5DBA" w:rsidRPr="00F728C0" w:rsidRDefault="00897103" w:rsidP="00943B4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highlight w:val="yellow"/>
        </w:rPr>
        <w:t xml:space="preserve">Mhitaryan, 2021; Omotayo &amp; Omotoso, 2025 </w:t>
      </w:r>
      <w:del w:id="102" w:author="Editor 2" w:date="2026-05-09T06:26:00Z">
        <w:r w:rsidR="00A40E3E" w:rsidRPr="00F728C0">
          <w:rPr>
            <w:rFonts w:ascii="Times New Roman" w:hAnsi="Times New Roman"/>
            <w:sz w:val="24"/>
            <w:szCs w:val="24"/>
          </w:rPr>
          <w:delText>identify</w:delText>
        </w:r>
      </w:del>
      <w:ins w:id="103" w:author="Editor 2" w:date="2026-05-09T06:26:00Z">
        <w:r w:rsidR="00A40E3E">
          <w:rPr>
            <w:rFonts w:ascii="Times New Roman" w:hAnsi="Times New Roman"/>
            <w:sz w:val="24"/>
            <w:szCs w:val="24"/>
          </w:rPr>
          <w:t>identified</w:t>
        </w:r>
      </w:ins>
      <w:r w:rsidR="00A40E3E" w:rsidRPr="00F728C0">
        <w:rPr>
          <w:rFonts w:ascii="Times New Roman" w:hAnsi="Times New Roman"/>
          <w:sz w:val="24"/>
          <w:szCs w:val="24"/>
        </w:rPr>
        <w:t xml:space="preserve"> several factors hindering the development of the agricultural sector. These include outdated technologies and farming methods, an inefficient financing system, unstable farm incomes, low liquidity of collateral, and a lack of technological and financial support. Each of these factors deserves separate attention.</w:t>
      </w:r>
    </w:p>
    <w:p w14:paraId="21987FB5" w14:textId="77777777" w:rsidR="00DB5DBA" w:rsidRPr="00F728C0" w:rsidRDefault="00A40E3E" w:rsidP="00943B4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issue of where agriculture remains a priority is </w:t>
      </w:r>
      <w:del w:id="104" w:author="Editor 2" w:date="2026-05-09T06:26:00Z">
        <w:r w:rsidRPr="00F728C0">
          <w:rPr>
            <w:rFonts w:ascii="Times New Roman" w:hAnsi="Times New Roman"/>
            <w:sz w:val="24"/>
            <w:szCs w:val="24"/>
          </w:rPr>
          <w:delText xml:space="preserve">a </w:delText>
        </w:r>
      </w:del>
      <w:r w:rsidRPr="00F728C0">
        <w:rPr>
          <w:rFonts w:ascii="Times New Roman" w:hAnsi="Times New Roman"/>
          <w:sz w:val="24"/>
          <w:szCs w:val="24"/>
        </w:rPr>
        <w:t xml:space="preserve">pressing </w:t>
      </w:r>
      <w:del w:id="105" w:author="Editor 2" w:date="2026-05-09T06:26:00Z">
        <w:r w:rsidRPr="00F728C0">
          <w:rPr>
            <w:rFonts w:ascii="Times New Roman" w:hAnsi="Times New Roman"/>
            <w:sz w:val="24"/>
            <w:szCs w:val="24"/>
          </w:rPr>
          <w:delText xml:space="preserve">one </w:delText>
        </w:r>
      </w:del>
      <w:r w:rsidRPr="00F728C0">
        <w:rPr>
          <w:rFonts w:ascii="Times New Roman" w:hAnsi="Times New Roman"/>
          <w:sz w:val="24"/>
          <w:szCs w:val="24"/>
        </w:rPr>
        <w:t xml:space="preserve">for Kazakhstan. Government policy is focused not only on developing the financial sector; this year </w:t>
      </w:r>
      <w:del w:id="106" w:author="Editor 2" w:date="2026-05-09T06:26:00Z">
        <w:r w:rsidRPr="00F728C0">
          <w:rPr>
            <w:rFonts w:ascii="Times New Roman" w:hAnsi="Times New Roman"/>
            <w:sz w:val="24"/>
            <w:szCs w:val="24"/>
          </w:rPr>
          <w:delText>has been</w:delText>
        </w:r>
      </w:del>
      <w:ins w:id="107" w:author="Editor 2" w:date="2026-05-09T06:26:00Z">
        <w:r>
          <w:rPr>
            <w:rFonts w:ascii="Times New Roman" w:hAnsi="Times New Roman"/>
            <w:sz w:val="24"/>
            <w:szCs w:val="24"/>
          </w:rPr>
          <w:t>was</w:t>
        </w:r>
      </w:ins>
      <w:r w:rsidRPr="00F728C0">
        <w:rPr>
          <w:rFonts w:ascii="Times New Roman" w:hAnsi="Times New Roman"/>
          <w:sz w:val="24"/>
          <w:szCs w:val="24"/>
        </w:rPr>
        <w:t xml:space="preserve"> declared the year of digitalization in Kazakhstan.</w:t>
      </w:r>
      <w:del w:id="108" w:author="Editor 2" w:date="2026-05-09T06:26:00Z">
        <w:r w:rsidRPr="00F728C0">
          <w:rPr>
            <w:rFonts w:ascii="Times New Roman" w:hAnsi="Times New Roman"/>
            <w:sz w:val="24"/>
            <w:szCs w:val="24"/>
          </w:rPr>
          <w:delText xml:space="preserve">  </w:delText>
        </w:r>
      </w:del>
      <w:ins w:id="109" w:author="Editor 2" w:date="2026-05-09T06:26:00Z">
        <w:r>
          <w:rPr>
            <w:rFonts w:ascii="Times New Roman" w:hAnsi="Times New Roman"/>
            <w:sz w:val="24"/>
            <w:szCs w:val="24"/>
          </w:rPr>
          <w:t xml:space="preserve"> </w:t>
        </w:r>
      </w:ins>
      <w:r w:rsidRPr="00F728C0">
        <w:rPr>
          <w:rFonts w:ascii="Times New Roman" w:hAnsi="Times New Roman"/>
          <w:sz w:val="24"/>
          <w:szCs w:val="24"/>
        </w:rPr>
        <w:t>This is being done to address issues such as the reallocation of resources in agriculture, infrastructure development, and expanding access to lending</w:t>
      </w:r>
      <w:ins w:id="110" w:author="Editor 2" w:date="2026-05-09T06:26:00Z">
        <w:r>
          <w:rPr>
            <w:rFonts w:ascii="Times New Roman" w:hAnsi="Times New Roman"/>
            <w:sz w:val="24"/>
            <w:szCs w:val="24"/>
          </w:rPr>
          <w:t>,</w:t>
        </w:r>
      </w:ins>
      <w:r w:rsidRPr="00F728C0">
        <w:rPr>
          <w:rFonts w:ascii="Times New Roman" w:hAnsi="Times New Roman"/>
          <w:sz w:val="24"/>
          <w:szCs w:val="24"/>
        </w:rPr>
        <w:t xml:space="preserve"> primarily for small farms</w:t>
      </w:r>
      <w:ins w:id="111" w:author="Editor 2" w:date="2026-05-09T06:26:00Z">
        <w:r>
          <w:rPr>
            <w:rFonts w:ascii="Times New Roman" w:hAnsi="Times New Roman"/>
            <w:sz w:val="24"/>
            <w:szCs w:val="24"/>
          </w:rPr>
          <w:t>,</w:t>
        </w:r>
      </w:ins>
      <w:r w:rsidRPr="00F728C0">
        <w:rPr>
          <w:rFonts w:ascii="Times New Roman" w:hAnsi="Times New Roman"/>
          <w:sz w:val="24"/>
          <w:szCs w:val="24"/>
        </w:rPr>
        <w:t xml:space="preserve"> through the use of digital inclusive finance as an alternative to traditional forms of support. These aspects are addressed in the works of many scholars</w:t>
      </w:r>
      <w:del w:id="112" w:author="Editor 2" w:date="2026-05-09T06:26:00Z">
        <w:r w:rsidRPr="00F728C0">
          <w:rPr>
            <w:rFonts w:ascii="Times New Roman" w:hAnsi="Times New Roman"/>
            <w:sz w:val="24"/>
            <w:szCs w:val="24"/>
          </w:rPr>
          <w:delText>, such as</w:delText>
        </w:r>
      </w:del>
      <w:r w:rsidRPr="00F728C0">
        <w:rPr>
          <w:rFonts w:ascii="Times New Roman" w:hAnsi="Times New Roman"/>
          <w:sz w:val="24"/>
          <w:szCs w:val="24"/>
        </w:rPr>
        <w:t xml:space="preserve"> (</w:t>
      </w:r>
      <w:r w:rsidRPr="00F728C0">
        <w:rPr>
          <w:rFonts w:ascii="Times New Roman" w:hAnsi="Times New Roman"/>
          <w:sz w:val="24"/>
          <w:szCs w:val="24"/>
          <w:highlight w:val="yellow"/>
        </w:rPr>
        <w:t>Lin &amp; Peng, 2024</w:t>
      </w:r>
      <w:r w:rsidRPr="00F728C0">
        <w:rPr>
          <w:rFonts w:ascii="Times New Roman" w:hAnsi="Times New Roman"/>
          <w:sz w:val="24"/>
          <w:szCs w:val="24"/>
        </w:rPr>
        <w:t xml:space="preserve">; </w:t>
      </w:r>
      <w:r w:rsidRPr="00F728C0">
        <w:rPr>
          <w:rFonts w:ascii="Times New Roman" w:hAnsi="Times New Roman"/>
          <w:sz w:val="24"/>
          <w:szCs w:val="24"/>
          <w:highlight w:val="yellow"/>
        </w:rPr>
        <w:t>Roberts, 2026</w:t>
      </w:r>
      <w:r w:rsidRPr="00F728C0">
        <w:rPr>
          <w:rFonts w:ascii="Times New Roman" w:hAnsi="Times New Roman"/>
          <w:sz w:val="24"/>
          <w:szCs w:val="24"/>
        </w:rPr>
        <w:t>).</w:t>
      </w:r>
    </w:p>
    <w:p w14:paraId="7268079C" w14:textId="77777777" w:rsidR="00DB5DBA" w:rsidRPr="00F728C0" w:rsidRDefault="00943B4A" w:rsidP="00253B28">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key role of digital finance in promoting the sustainable development of rural regions </w:t>
      </w:r>
      <w:del w:id="113" w:author="Editor 2" w:date="2026-05-09T06:26:00Z">
        <w:r w:rsidRPr="00F728C0">
          <w:rPr>
            <w:rFonts w:ascii="Times New Roman" w:hAnsi="Times New Roman"/>
            <w:sz w:val="24"/>
            <w:szCs w:val="24"/>
          </w:rPr>
          <w:delText>is</w:delText>
        </w:r>
      </w:del>
      <w:ins w:id="114" w:author="Editor 2" w:date="2026-05-09T06:26:00Z">
        <w:r w:rsidR="00A40E3E">
          <w:rPr>
            <w:rFonts w:ascii="Times New Roman" w:hAnsi="Times New Roman"/>
            <w:sz w:val="24"/>
            <w:szCs w:val="24"/>
          </w:rPr>
          <w:t>was</w:t>
        </w:r>
      </w:ins>
      <w:r w:rsidRPr="00F728C0">
        <w:rPr>
          <w:rFonts w:ascii="Times New Roman" w:hAnsi="Times New Roman"/>
          <w:sz w:val="24"/>
          <w:szCs w:val="24"/>
        </w:rPr>
        <w:t xml:space="preserve"> explored </w:t>
      </w:r>
      <w:del w:id="115" w:author="Editor 2" w:date="2026-05-09T06:26:00Z">
        <w:r w:rsidRPr="00F728C0">
          <w:rPr>
            <w:rFonts w:ascii="Times New Roman" w:hAnsi="Times New Roman"/>
            <w:sz w:val="24"/>
            <w:szCs w:val="24"/>
          </w:rPr>
          <w:delText xml:space="preserve">in the study </w:delText>
        </w:r>
      </w:del>
      <w:r w:rsidRPr="00F728C0">
        <w:rPr>
          <w:rFonts w:ascii="Times New Roman" w:hAnsi="Times New Roman"/>
          <w:sz w:val="24"/>
          <w:szCs w:val="24"/>
          <w:highlight w:val="yellow"/>
        </w:rPr>
        <w:t xml:space="preserve">by </w:t>
      </w:r>
      <w:del w:id="116" w:author="Editor 2" w:date="2026-05-09T06:26:00Z">
        <w:r w:rsidRPr="00F728C0">
          <w:rPr>
            <w:rFonts w:ascii="Times New Roman" w:hAnsi="Times New Roman"/>
            <w:sz w:val="24"/>
            <w:szCs w:val="24"/>
            <w:highlight w:val="yellow"/>
          </w:rPr>
          <w:delText>(</w:delText>
        </w:r>
      </w:del>
      <w:r w:rsidRPr="00F728C0">
        <w:rPr>
          <w:rFonts w:ascii="Times New Roman" w:hAnsi="Times New Roman"/>
          <w:sz w:val="24"/>
          <w:szCs w:val="24"/>
          <w:highlight w:val="yellow"/>
        </w:rPr>
        <w:t xml:space="preserve">Song et al. </w:t>
      </w:r>
      <w:ins w:id="117" w:author="Editor 2" w:date="2026-05-09T06:26:00Z">
        <w:r w:rsidR="00A40E3E">
          <w:rPr>
            <w:rFonts w:ascii="Times New Roman" w:hAnsi="Times New Roman"/>
            <w:sz w:val="24"/>
            <w:szCs w:val="24"/>
            <w:highlight w:val="yellow"/>
          </w:rPr>
          <w:t>(</w:t>
        </w:r>
      </w:ins>
      <w:r w:rsidRPr="00F728C0">
        <w:rPr>
          <w:rFonts w:ascii="Times New Roman" w:hAnsi="Times New Roman"/>
          <w:sz w:val="24"/>
          <w:szCs w:val="24"/>
          <w:highlight w:val="yellow"/>
        </w:rPr>
        <w:t>2026</w:t>
      </w:r>
      <w:r w:rsidRPr="00F728C0">
        <w:rPr>
          <w:rFonts w:ascii="Times New Roman" w:hAnsi="Times New Roman"/>
          <w:sz w:val="24"/>
          <w:szCs w:val="24"/>
        </w:rPr>
        <w:t>). The authors demonstrate that investment in digital infrastructure is necessary to ensure the sustainable modernization of the agricultural sector.</w:t>
      </w:r>
    </w:p>
    <w:p w14:paraId="1BF8E91B" w14:textId="77777777" w:rsidR="00B51717"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In developing countries, </w:t>
      </w:r>
      <w:del w:id="118" w:author="Editor 2" w:date="2026-05-09T06:26:00Z">
        <w:r w:rsidRPr="00F728C0">
          <w:rPr>
            <w:rFonts w:ascii="Times New Roman" w:hAnsi="Times New Roman"/>
            <w:sz w:val="24"/>
            <w:szCs w:val="24"/>
          </w:rPr>
          <w:delText xml:space="preserve">this </w:delText>
        </w:r>
      </w:del>
      <w:r w:rsidRPr="00F728C0">
        <w:rPr>
          <w:rFonts w:ascii="Times New Roman" w:hAnsi="Times New Roman"/>
          <w:sz w:val="24"/>
          <w:szCs w:val="24"/>
        </w:rPr>
        <w:t xml:space="preserve">modernization is often constrained by a combination of resource and institutional limitations. In response, comprehensive programs have emerged. Governmental and </w:t>
      </w:r>
      <w:ins w:id="119" w:author="Editor" w:date="2026-05-09T06:26:00Z">
        <w:r w:rsidRPr="00F728C0">
          <w:rPr>
            <w:rFonts w:ascii="Times New Roman" w:hAnsi="Times New Roman"/>
            <w:sz w:val="24"/>
            <w:szCs w:val="24"/>
          </w:rPr>
          <w:t>non</w:t>
        </w:r>
      </w:ins>
      <w:del w:id="120" w:author="Editor" w:date="2026-05-09T06:26:00Z">
        <w:r w:rsidRPr="00F728C0">
          <w:rPr>
            <w:rFonts w:ascii="Times New Roman" w:hAnsi="Times New Roman"/>
            <w:sz w:val="24"/>
            <w:szCs w:val="24"/>
          </w:rPr>
          <w:delText>non-</w:delText>
        </w:r>
      </w:del>
      <w:r w:rsidRPr="00F728C0">
        <w:rPr>
          <w:rFonts w:ascii="Times New Roman" w:hAnsi="Times New Roman"/>
          <w:sz w:val="24"/>
          <w:szCs w:val="24"/>
        </w:rPr>
        <w:t>governmental organizations combine the provision of loans with training for farmers (</w:t>
      </w:r>
      <w:r w:rsidRPr="00F728C0">
        <w:rPr>
          <w:rFonts w:ascii="Times New Roman" w:hAnsi="Times New Roman"/>
          <w:sz w:val="24"/>
          <w:szCs w:val="24"/>
          <w:highlight w:val="yellow"/>
        </w:rPr>
        <w:t>OECD/GWEP (2025);</w:t>
      </w:r>
      <w:del w:id="121" w:author="Editor 2" w:date="2026-05-09T06:26:00Z">
        <w:r w:rsidRPr="00F728C0">
          <w:rPr>
            <w:rFonts w:ascii="Times New Roman" w:hAnsi="Times New Roman"/>
            <w:sz w:val="24"/>
            <w:szCs w:val="24"/>
            <w:highlight w:val="yellow"/>
          </w:rPr>
          <w:delText xml:space="preserve">   </w:delText>
        </w:r>
      </w:del>
      <w:ins w:id="122" w:author="Editor 2" w:date="2026-05-09T06:26:00Z">
        <w:r>
          <w:rPr>
            <w:rFonts w:ascii="Times New Roman" w:hAnsi="Times New Roman"/>
            <w:sz w:val="24"/>
            <w:szCs w:val="24"/>
            <w:highlight w:val="yellow"/>
          </w:rPr>
          <w:t xml:space="preserve"> </w:t>
        </w:r>
      </w:ins>
      <w:r w:rsidRPr="00F728C0">
        <w:rPr>
          <w:rFonts w:ascii="Times New Roman" w:hAnsi="Times New Roman"/>
          <w:sz w:val="24"/>
          <w:szCs w:val="24"/>
          <w:highlight w:val="yellow"/>
        </w:rPr>
        <w:t>Baffoe‐Bonnie &amp; Kostandini, 2026; Nyberg et al., 2025).</w:t>
      </w:r>
      <w:del w:id="123" w:author="Editor 2" w:date="2026-05-09T06:26:00Z">
        <w:r w:rsidRPr="00F728C0">
          <w:rPr>
            <w:rFonts w:ascii="Times New Roman" w:hAnsi="Times New Roman"/>
            <w:sz w:val="24"/>
            <w:szCs w:val="24"/>
          </w:rPr>
          <w:delText xml:space="preserve"> </w:delText>
        </w:r>
      </w:del>
    </w:p>
    <w:p w14:paraId="371366FC" w14:textId="77777777" w:rsidR="00D43447" w:rsidRPr="00F728C0" w:rsidRDefault="003B4023" w:rsidP="003F55B4">
      <w:pPr>
        <w:spacing w:line="240" w:lineRule="auto"/>
        <w:ind w:firstLine="720"/>
        <w:contextualSpacing/>
        <w:jc w:val="both"/>
        <w:rPr>
          <w:rFonts w:ascii="Times New Roman" w:hAnsi="Times New Roman"/>
          <w:sz w:val="24"/>
          <w:szCs w:val="24"/>
          <w:highlight w:val="yellow"/>
        </w:rPr>
      </w:pPr>
      <w:r w:rsidRPr="00F728C0">
        <w:rPr>
          <w:rFonts w:ascii="Times New Roman" w:hAnsi="Times New Roman"/>
          <w:sz w:val="24"/>
          <w:szCs w:val="24"/>
        </w:rPr>
        <w:t>These studies have a methodological shortcoming: they fail to distinguish between interregional correlation and intraregional causality. In this study, we propose a different methodological approach, using panel data for 20 regions of Kazakhstan over a 10-year period and a fixed-effects model (TWFE).</w:t>
      </w:r>
    </w:p>
    <w:p w14:paraId="7E629188" w14:textId="77777777" w:rsidR="003B4023" w:rsidRPr="00F728C0" w:rsidRDefault="003B4023" w:rsidP="00D36FC3">
      <w:pPr>
        <w:spacing w:line="240" w:lineRule="auto"/>
        <w:contextualSpacing/>
        <w:jc w:val="both"/>
        <w:rPr>
          <w:rFonts w:ascii="Times New Roman" w:hAnsi="Times New Roman"/>
          <w:sz w:val="24"/>
          <w:szCs w:val="24"/>
        </w:rPr>
      </w:pPr>
    </w:p>
    <w:p w14:paraId="26761342" w14:textId="77777777" w:rsidR="003B4023" w:rsidRPr="00F728C0" w:rsidRDefault="003B4023" w:rsidP="003F55B4">
      <w:pPr>
        <w:spacing w:line="240" w:lineRule="auto"/>
        <w:ind w:firstLine="720"/>
        <w:contextualSpacing/>
        <w:jc w:val="both"/>
        <w:rPr>
          <w:rFonts w:ascii="Times New Roman" w:hAnsi="Times New Roman"/>
          <w:sz w:val="24"/>
          <w:szCs w:val="24"/>
        </w:rPr>
      </w:pPr>
    </w:p>
    <w:p w14:paraId="1ACD8067" w14:textId="77777777" w:rsidR="003B4023" w:rsidRPr="00F728C0" w:rsidRDefault="00CF7716"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2.3. Gender barriers: an institutional approach</w:t>
      </w:r>
    </w:p>
    <w:p w14:paraId="58C3B673" w14:textId="77777777" w:rsidR="00C34750" w:rsidRPr="00F728C0" w:rsidRDefault="00A40E3E" w:rsidP="00C34750">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In our view, two competing approaches can be identified in the literature on gender development in agriculture.</w:t>
      </w:r>
    </w:p>
    <w:p w14:paraId="673B3B1B" w14:textId="77777777" w:rsidR="005773C8" w:rsidRPr="00F728C0" w:rsidRDefault="00A40E3E" w:rsidP="00B0272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financial approach (</w:t>
      </w:r>
      <w:r w:rsidRPr="00F728C0">
        <w:rPr>
          <w:rFonts w:ascii="Times New Roman" w:hAnsi="Times New Roman"/>
          <w:sz w:val="24"/>
          <w:szCs w:val="24"/>
          <w:highlight w:val="yellow"/>
        </w:rPr>
        <w:t>Mazakaza &amp; Odoyo, 2022</w:t>
      </w:r>
      <w:r w:rsidRPr="00F728C0">
        <w:rPr>
          <w:rFonts w:ascii="Times New Roman" w:hAnsi="Times New Roman"/>
          <w:sz w:val="24"/>
          <w:szCs w:val="24"/>
        </w:rPr>
        <w:t xml:space="preserve">; </w:t>
      </w:r>
      <w:r w:rsidRPr="00F728C0">
        <w:rPr>
          <w:rFonts w:ascii="Times New Roman" w:hAnsi="Times New Roman"/>
          <w:sz w:val="24"/>
          <w:szCs w:val="24"/>
          <w:highlight w:val="yellow"/>
        </w:rPr>
        <w:t>Shahriar et al., 2025</w:t>
      </w:r>
      <w:r w:rsidRPr="00F728C0">
        <w:rPr>
          <w:rFonts w:ascii="Times New Roman" w:hAnsi="Times New Roman"/>
          <w:sz w:val="24"/>
          <w:szCs w:val="24"/>
        </w:rPr>
        <w:t xml:space="preserve">) emphasizes expanding access to microfinance and banking services as a key mechanism for women’s empowerment. </w:t>
      </w:r>
      <w:del w:id="124" w:author="Editor 2" w:date="2026-05-09T06:26:00Z">
        <w:r w:rsidRPr="00F728C0">
          <w:rPr>
            <w:rFonts w:ascii="Times New Roman" w:hAnsi="Times New Roman"/>
            <w:sz w:val="24"/>
            <w:szCs w:val="24"/>
          </w:rPr>
          <w:delText>It</w:delText>
        </w:r>
      </w:del>
      <w:ins w:id="125" w:author="Editor 2" w:date="2026-05-09T06:26:00Z">
        <w:r>
          <w:rPr>
            <w:rFonts w:ascii="Times New Roman" w:hAnsi="Times New Roman"/>
            <w:sz w:val="24"/>
            <w:szCs w:val="24"/>
          </w:rPr>
          <w:t>This finding</w:t>
        </w:r>
      </w:ins>
      <w:r w:rsidRPr="00F728C0">
        <w:rPr>
          <w:rFonts w:ascii="Times New Roman" w:hAnsi="Times New Roman"/>
          <w:sz w:val="24"/>
          <w:szCs w:val="24"/>
        </w:rPr>
        <w:t xml:space="preserve"> demonstrates a positive correlation between access to finance and entrepreneurial outcomes.</w:t>
      </w:r>
    </w:p>
    <w:p w14:paraId="66577923" w14:textId="77777777" w:rsidR="005773C8" w:rsidRPr="00F728C0" w:rsidRDefault="00A40E3E" w:rsidP="005773C8">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Financial instruments are ineffective without addressing issues of land rights, market access, and participation in decision-making. This is a key feature of the institutional approach outlined in </w:t>
      </w:r>
      <w:del w:id="126" w:author="Editor 2" w:date="2026-05-09T06:26:00Z">
        <w:r w:rsidRPr="00F728C0">
          <w:rPr>
            <w:rFonts w:ascii="Times New Roman" w:hAnsi="Times New Roman"/>
            <w:sz w:val="24"/>
            <w:szCs w:val="24"/>
          </w:rPr>
          <w:delText>the</w:delText>
        </w:r>
      </w:del>
      <w:ins w:id="127" w:author="Editor 2" w:date="2026-05-09T06:26:00Z">
        <w:r>
          <w:rPr>
            <w:rFonts w:ascii="Times New Roman" w:hAnsi="Times New Roman"/>
            <w:sz w:val="24"/>
            <w:szCs w:val="24"/>
          </w:rPr>
          <w:t>previous</w:t>
        </w:r>
      </w:ins>
      <w:r w:rsidRPr="00F728C0">
        <w:rPr>
          <w:rFonts w:ascii="Times New Roman" w:hAnsi="Times New Roman"/>
          <w:sz w:val="24"/>
          <w:szCs w:val="24"/>
        </w:rPr>
        <w:t xml:space="preserve"> works </w:t>
      </w:r>
      <w:del w:id="128" w:author="Editor 2" w:date="2026-05-09T06:26:00Z">
        <w:r w:rsidRPr="00F728C0">
          <w:rPr>
            <w:rFonts w:ascii="Times New Roman" w:hAnsi="Times New Roman"/>
            <w:sz w:val="24"/>
            <w:szCs w:val="24"/>
          </w:rPr>
          <w:delText xml:space="preserve">of </w:delText>
        </w:r>
      </w:del>
      <w:r w:rsidRPr="00F728C0">
        <w:rPr>
          <w:rFonts w:ascii="Times New Roman" w:hAnsi="Times New Roman"/>
          <w:sz w:val="24"/>
          <w:szCs w:val="24"/>
        </w:rPr>
        <w:t>(</w:t>
      </w:r>
      <w:r w:rsidRPr="00F728C0">
        <w:rPr>
          <w:rFonts w:ascii="Times New Roman" w:hAnsi="Times New Roman"/>
          <w:sz w:val="24"/>
          <w:szCs w:val="24"/>
          <w:highlight w:val="yellow"/>
        </w:rPr>
        <w:t>Quisumbing et al., 2023; Diaz-Chavez, 2025; Adefila et al., 2024; Ge et al., 2023; Gil, 2023;</w:t>
      </w:r>
      <w:del w:id="129" w:author="Editor 2" w:date="2026-05-09T06:26:00Z">
        <w:r w:rsidRPr="00F728C0">
          <w:rPr>
            <w:rFonts w:ascii="Times New Roman" w:hAnsi="Times New Roman"/>
            <w:sz w:val="24"/>
            <w:szCs w:val="24"/>
            <w:highlight w:val="yellow"/>
          </w:rPr>
          <w:delText xml:space="preserve">  </w:delText>
        </w:r>
      </w:del>
      <w:ins w:id="130" w:author="Editor 2" w:date="2026-05-09T06:26:00Z">
        <w:r>
          <w:rPr>
            <w:rFonts w:ascii="Times New Roman" w:hAnsi="Times New Roman"/>
            <w:sz w:val="24"/>
            <w:szCs w:val="24"/>
            <w:highlight w:val="yellow"/>
          </w:rPr>
          <w:t xml:space="preserve"> </w:t>
        </w:r>
      </w:ins>
      <w:r w:rsidRPr="00F728C0">
        <w:rPr>
          <w:rFonts w:ascii="Times New Roman" w:hAnsi="Times New Roman"/>
          <w:sz w:val="24"/>
          <w:szCs w:val="24"/>
          <w:highlight w:val="yellow"/>
        </w:rPr>
        <w:t xml:space="preserve">Mohammed, Khonje, Qaim, 2025). </w:t>
      </w:r>
      <w:r w:rsidRPr="00F728C0">
        <w:rPr>
          <w:rFonts w:ascii="Times New Roman" w:hAnsi="Times New Roman"/>
          <w:sz w:val="24"/>
          <w:szCs w:val="24"/>
        </w:rPr>
        <w:t>Credit alone cannot stimulate sustainable growth.</w:t>
      </w:r>
    </w:p>
    <w:p w14:paraId="44CF16FF" w14:textId="77777777" w:rsidR="00B02724" w:rsidRPr="00F728C0" w:rsidRDefault="00A40E3E" w:rsidP="00B0272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Barriers to access to land and credit were identified by </w:t>
      </w:r>
      <w:r w:rsidRPr="00F728C0">
        <w:rPr>
          <w:rFonts w:ascii="Times New Roman" w:hAnsi="Times New Roman"/>
          <w:sz w:val="24"/>
          <w:szCs w:val="24"/>
          <w:highlight w:val="yellow"/>
        </w:rPr>
        <w:t xml:space="preserve">Diaz-Chavez, 2025; Chebet, 2023; </w:t>
      </w:r>
      <w:ins w:id="131" w:author="Editor 2" w:date="2026-05-09T06:26:00Z">
        <w:r>
          <w:rPr>
            <w:rFonts w:ascii="Times New Roman" w:hAnsi="Times New Roman"/>
            <w:sz w:val="24"/>
            <w:szCs w:val="24"/>
            <w:highlight w:val="yellow"/>
          </w:rPr>
          <w:t xml:space="preserve">and </w:t>
        </w:r>
      </w:ins>
      <w:r w:rsidRPr="00F728C0">
        <w:rPr>
          <w:rFonts w:ascii="Times New Roman" w:hAnsi="Times New Roman"/>
          <w:sz w:val="24"/>
          <w:szCs w:val="24"/>
          <w:highlight w:val="yellow"/>
        </w:rPr>
        <w:t>Amoah, 2024</w:t>
      </w:r>
      <w:r w:rsidRPr="00F728C0">
        <w:rPr>
          <w:rFonts w:ascii="Times New Roman" w:hAnsi="Times New Roman"/>
          <w:sz w:val="24"/>
          <w:szCs w:val="24"/>
        </w:rPr>
        <w:t xml:space="preserve">, who compared the relative importance of financial and institutional constraints and justified the need for land rights. However, the institutional environment in which they are studied differs from that existing in </w:t>
      </w:r>
      <w:del w:id="132" w:author="Editor 2" w:date="2026-05-09T06:26:00Z">
        <w:r w:rsidRPr="00F728C0">
          <w:rPr>
            <w:rFonts w:ascii="Times New Roman" w:hAnsi="Times New Roman"/>
            <w:sz w:val="24"/>
            <w:szCs w:val="24"/>
          </w:rPr>
          <w:delText xml:space="preserve">the </w:delText>
        </w:r>
      </w:del>
      <w:r w:rsidRPr="00F728C0">
        <w:rPr>
          <w:rFonts w:ascii="Times New Roman" w:hAnsi="Times New Roman"/>
          <w:sz w:val="24"/>
          <w:szCs w:val="24"/>
        </w:rPr>
        <w:t>Kazakhstan’s economy.</w:t>
      </w:r>
    </w:p>
    <w:p w14:paraId="57B201F6" w14:textId="77777777" w:rsidR="00CF7716" w:rsidRPr="00F728C0" w:rsidRDefault="00A40E3E" w:rsidP="00B0272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In summary, </w:t>
      </w:r>
      <w:del w:id="133" w:author="Editor 2" w:date="2026-05-09T06:26:00Z">
        <w:r w:rsidRPr="00F728C0">
          <w:rPr>
            <w:rFonts w:ascii="Times New Roman" w:hAnsi="Times New Roman"/>
            <w:sz w:val="24"/>
            <w:szCs w:val="24"/>
          </w:rPr>
          <w:delText xml:space="preserve">it can be noted that </w:delText>
        </w:r>
      </w:del>
      <w:r w:rsidRPr="00F728C0">
        <w:rPr>
          <w:rFonts w:ascii="Times New Roman" w:hAnsi="Times New Roman"/>
          <w:sz w:val="24"/>
          <w:szCs w:val="24"/>
        </w:rPr>
        <w:t xml:space="preserve">ensuring gender equality and social integration in agriculture </w:t>
      </w:r>
      <w:del w:id="134" w:author="Editor 2" w:date="2026-05-09T06:26:00Z">
        <w:r w:rsidRPr="00F728C0">
          <w:rPr>
            <w:rFonts w:ascii="Times New Roman" w:hAnsi="Times New Roman"/>
            <w:sz w:val="24"/>
            <w:szCs w:val="24"/>
          </w:rPr>
          <w:delText>–</w:delText>
        </w:r>
      </w:del>
      <w:ins w:id="135" w:author="Editor 2" w:date="2026-05-09T06:26:00Z">
        <w:r>
          <w:rPr>
            <w:rFonts w:ascii="Times New Roman" w:hAnsi="Times New Roman"/>
            <w:sz w:val="24"/>
            <w:szCs w:val="24"/>
          </w:rPr>
          <w:t>can be described as follows:</w:t>
        </w:r>
      </w:ins>
    </w:p>
    <w:p w14:paraId="63022596" w14:textId="77777777" w:rsidR="005773C8" w:rsidRPr="00F728C0" w:rsidRDefault="00A40E3E" w:rsidP="00CF7716">
      <w:pPr>
        <w:spacing w:line="240" w:lineRule="auto"/>
        <w:contextualSpacing/>
        <w:jc w:val="both"/>
        <w:rPr>
          <w:rFonts w:ascii="Times New Roman" w:hAnsi="Times New Roman"/>
          <w:sz w:val="24"/>
          <w:szCs w:val="24"/>
        </w:rPr>
      </w:pPr>
      <w:del w:id="136" w:author="Editor 2" w:date="2026-05-09T06:26:00Z">
        <w:r w:rsidRPr="00F728C0">
          <w:rPr>
            <w:rFonts w:ascii="Times New Roman" w:hAnsi="Times New Roman"/>
            <w:sz w:val="24"/>
            <w:szCs w:val="24"/>
          </w:rPr>
          <w:delText>from</w:delText>
        </w:r>
      </w:del>
      <w:ins w:id="137" w:author="Editor 2" w:date="2026-05-09T06:26:00Z">
        <w:r>
          <w:rPr>
            <w:rFonts w:ascii="Times New Roman" w:hAnsi="Times New Roman"/>
            <w:sz w:val="24"/>
            <w:szCs w:val="24"/>
          </w:rPr>
          <w:t>From</w:t>
        </w:r>
      </w:ins>
      <w:r w:rsidRPr="00F728C0">
        <w:rPr>
          <w:rFonts w:ascii="Times New Roman" w:hAnsi="Times New Roman"/>
          <w:sz w:val="24"/>
          <w:szCs w:val="24"/>
        </w:rPr>
        <w:t xml:space="preserve"> production processes to social relations and institutional mechanisms is the subject of academic debate (</w:t>
      </w:r>
      <w:r w:rsidRPr="00F728C0">
        <w:rPr>
          <w:rFonts w:ascii="Times New Roman" w:hAnsi="Times New Roman"/>
          <w:sz w:val="24"/>
          <w:szCs w:val="24"/>
          <w:highlight w:val="yellow"/>
        </w:rPr>
        <w:t>Quisumbing et al., 2023; Timu et al., 2024; Agarwal et al., 2025</w:t>
      </w:r>
      <w:r w:rsidRPr="00F728C0">
        <w:rPr>
          <w:rFonts w:ascii="Times New Roman" w:hAnsi="Times New Roman"/>
          <w:sz w:val="24"/>
          <w:szCs w:val="24"/>
        </w:rPr>
        <w:t>). Successful inclusion requires taking the gender dimension into account throughout the entire process, from planning to monitoring.</w:t>
      </w:r>
    </w:p>
    <w:p w14:paraId="6468E8EC" w14:textId="77777777" w:rsidR="00701CBE" w:rsidRPr="00F728C0" w:rsidRDefault="00A40E3E" w:rsidP="00A55C66">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We found a study of a systemic approach closely linked to inclusive agricultural development and financial support instruments for various agricultural groups, including women, in the article </w:t>
      </w:r>
      <w:r w:rsidRPr="00F728C0">
        <w:rPr>
          <w:rFonts w:ascii="Times New Roman" w:hAnsi="Times New Roman"/>
          <w:sz w:val="24"/>
          <w:szCs w:val="24"/>
          <w:highlight w:val="yellow"/>
        </w:rPr>
        <w:t>by Khalatur et al., 2023</w:t>
      </w:r>
      <w:r w:rsidRPr="00F728C0">
        <w:rPr>
          <w:rFonts w:ascii="Times New Roman" w:hAnsi="Times New Roman"/>
          <w:sz w:val="24"/>
          <w:szCs w:val="24"/>
        </w:rPr>
        <w:t xml:space="preserve">. Other authors, such as </w:t>
      </w:r>
      <w:r w:rsidR="00080AD0" w:rsidRPr="00F728C0">
        <w:rPr>
          <w:rFonts w:ascii="Times New Roman" w:hAnsi="Times New Roman"/>
          <w:sz w:val="24"/>
          <w:szCs w:val="24"/>
          <w:highlight w:val="yellow"/>
        </w:rPr>
        <w:t xml:space="preserve">Azima and Mundler (2022), </w:t>
      </w:r>
      <w:r w:rsidR="001E1709" w:rsidRPr="00F728C0">
        <w:rPr>
          <w:rFonts w:ascii="Times New Roman" w:hAnsi="Times New Roman"/>
          <w:sz w:val="24"/>
          <w:szCs w:val="24"/>
        </w:rPr>
        <w:t xml:space="preserve">characterized women’s entrepreneurship as “family business”. The promotion of women’s active participation in leadership roles, leading to a reduction in social inequality in rural areas through the use of special measures, is reflected in the work </w:t>
      </w:r>
      <w:r w:rsidR="001E1709" w:rsidRPr="00F728C0">
        <w:rPr>
          <w:rFonts w:ascii="Times New Roman" w:hAnsi="Times New Roman"/>
          <w:sz w:val="24"/>
          <w:szCs w:val="24"/>
          <w:highlight w:val="yellow"/>
        </w:rPr>
        <w:t>of Rubin et al. (2019</w:t>
      </w:r>
      <w:r w:rsidR="001E1709" w:rsidRPr="00F728C0">
        <w:rPr>
          <w:rFonts w:ascii="Times New Roman" w:hAnsi="Times New Roman"/>
          <w:sz w:val="24"/>
          <w:szCs w:val="24"/>
        </w:rPr>
        <w:t>).</w:t>
      </w:r>
    </w:p>
    <w:p w14:paraId="27BC821F" w14:textId="77777777" w:rsidR="001E1709" w:rsidRPr="00F728C0" w:rsidRDefault="00A40E3E" w:rsidP="00A55C66">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We identify two key points in these studies. The advancement of women, who possess a diverse range of skills and knowledge, contributes to economic stability, innovation, and the promotion of sustainable development in rural areas (</w:t>
      </w:r>
      <w:r w:rsidRPr="00F728C0">
        <w:rPr>
          <w:rFonts w:ascii="Times New Roman" w:hAnsi="Times New Roman"/>
          <w:sz w:val="24"/>
          <w:szCs w:val="24"/>
          <w:highlight w:val="yellow"/>
        </w:rPr>
        <w:t>Rubin et al., 2019</w:t>
      </w:r>
      <w:r w:rsidRPr="00F728C0">
        <w:rPr>
          <w:rFonts w:ascii="Times New Roman" w:hAnsi="Times New Roman"/>
          <w:sz w:val="24"/>
          <w:szCs w:val="24"/>
        </w:rPr>
        <w:t>).</w:t>
      </w:r>
      <w:del w:id="138" w:author="Editor 2" w:date="2026-05-09T06:26:00Z">
        <w:r w:rsidRPr="00F728C0">
          <w:rPr>
            <w:rFonts w:ascii="Times New Roman" w:hAnsi="Times New Roman"/>
            <w:sz w:val="24"/>
            <w:szCs w:val="24"/>
          </w:rPr>
          <w:delText xml:space="preserve">   </w:delText>
        </w:r>
      </w:del>
      <w:ins w:id="139" w:author="Editor 2" w:date="2026-05-09T06:26:00Z">
        <w:r>
          <w:rPr>
            <w:rFonts w:ascii="Times New Roman" w:hAnsi="Times New Roman"/>
            <w:sz w:val="24"/>
            <w:szCs w:val="24"/>
          </w:rPr>
          <w:t xml:space="preserve"> </w:t>
        </w:r>
      </w:ins>
      <w:r w:rsidRPr="00F728C0">
        <w:rPr>
          <w:rFonts w:ascii="Times New Roman" w:hAnsi="Times New Roman"/>
          <w:sz w:val="24"/>
          <w:szCs w:val="24"/>
          <w:highlight w:val="yellow"/>
        </w:rPr>
        <w:t>Ogunsola et al., 2024</w:t>
      </w:r>
      <w:r w:rsidR="00A55C66" w:rsidRPr="00F728C0">
        <w:rPr>
          <w:rFonts w:ascii="Times New Roman" w:hAnsi="Times New Roman"/>
          <w:sz w:val="24"/>
          <w:szCs w:val="24"/>
        </w:rPr>
        <w:t xml:space="preserve">, and </w:t>
      </w:r>
      <w:r w:rsidR="00080AD0" w:rsidRPr="00F728C0">
        <w:rPr>
          <w:rFonts w:ascii="Times New Roman" w:hAnsi="Times New Roman"/>
          <w:sz w:val="24"/>
          <w:szCs w:val="24"/>
          <w:highlight w:val="yellow"/>
        </w:rPr>
        <w:t>Adefila et al., 2024</w:t>
      </w:r>
      <w:del w:id="140" w:author="Editor 2" w:date="2026-05-09T06:26:00Z">
        <w:r w:rsidR="00080AD0" w:rsidRPr="00F728C0">
          <w:rPr>
            <w:rFonts w:ascii="Times New Roman" w:hAnsi="Times New Roman"/>
            <w:sz w:val="24"/>
            <w:szCs w:val="24"/>
            <w:highlight w:val="yellow"/>
          </w:rPr>
          <w:delText>,</w:delText>
        </w:r>
      </w:del>
      <w:r w:rsidR="00080AD0" w:rsidRPr="00F728C0">
        <w:rPr>
          <w:rFonts w:ascii="Times New Roman" w:hAnsi="Times New Roman"/>
          <w:sz w:val="24"/>
          <w:szCs w:val="24"/>
          <w:highlight w:val="yellow"/>
        </w:rPr>
        <w:t xml:space="preserve"> </w:t>
      </w:r>
      <w:r w:rsidRPr="00F728C0">
        <w:rPr>
          <w:rFonts w:ascii="Times New Roman" w:hAnsi="Times New Roman"/>
          <w:sz w:val="24"/>
          <w:szCs w:val="24"/>
        </w:rPr>
        <w:t>supplemented the first point with the need for access to land, productive resources, finance, markets, and the creation of added value through cooperatives.</w:t>
      </w:r>
    </w:p>
    <w:p w14:paraId="05D8B7AE" w14:textId="77777777" w:rsidR="00E12A66" w:rsidRPr="00F728C0" w:rsidRDefault="00A40E3E" w:rsidP="00A55C66">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Gender equality not only drives innovative and social processes in agriculture but is also linked to the green economy and effective governance policies. This is highlighted by the following authors</w:t>
      </w:r>
      <w:del w:id="141" w:author="Editor 2" w:date="2026-05-09T06:26:00Z">
        <w:r w:rsidRPr="00F728C0">
          <w:rPr>
            <w:rFonts w:ascii="Times New Roman" w:hAnsi="Times New Roman"/>
            <w:sz w:val="24"/>
            <w:szCs w:val="24"/>
          </w:rPr>
          <w:delText>, including</w:delText>
        </w:r>
      </w:del>
      <w:ins w:id="142" w:author="Editor 2" w:date="2026-05-09T06:26:00Z">
        <w:r>
          <w:rPr>
            <w:rFonts w:ascii="Times New Roman" w:hAnsi="Times New Roman"/>
            <w:sz w:val="24"/>
            <w:szCs w:val="24"/>
          </w:rPr>
          <w:t>:</w:t>
        </w:r>
      </w:ins>
      <w:r w:rsidRPr="00F728C0">
        <w:rPr>
          <w:rFonts w:ascii="Times New Roman" w:hAnsi="Times New Roman"/>
          <w:sz w:val="24"/>
          <w:szCs w:val="24"/>
        </w:rPr>
        <w:t xml:space="preserve"> </w:t>
      </w:r>
      <w:r w:rsidR="00080AD0" w:rsidRPr="00F728C0">
        <w:rPr>
          <w:rFonts w:ascii="Times New Roman" w:hAnsi="Times New Roman"/>
          <w:sz w:val="24"/>
          <w:szCs w:val="24"/>
          <w:highlight w:val="yellow"/>
        </w:rPr>
        <w:t>López et al., 2022</w:t>
      </w:r>
      <w:r w:rsidRPr="00F728C0">
        <w:rPr>
          <w:rFonts w:ascii="Times New Roman" w:hAnsi="Times New Roman"/>
          <w:sz w:val="24"/>
          <w:szCs w:val="24"/>
        </w:rPr>
        <w:t xml:space="preserve">; </w:t>
      </w:r>
      <w:r w:rsidR="00080AD0" w:rsidRPr="00F728C0">
        <w:rPr>
          <w:rFonts w:ascii="Times New Roman" w:hAnsi="Times New Roman"/>
          <w:sz w:val="24"/>
          <w:szCs w:val="24"/>
          <w:highlight w:val="yellow"/>
        </w:rPr>
        <w:t>Fertő, Bojnec, 2024</w:t>
      </w:r>
      <w:r w:rsidR="00080AD0" w:rsidRPr="00F728C0">
        <w:rPr>
          <w:rFonts w:ascii="Times New Roman" w:hAnsi="Times New Roman"/>
          <w:sz w:val="24"/>
          <w:szCs w:val="24"/>
        </w:rPr>
        <w:t xml:space="preserve">; </w:t>
      </w:r>
      <w:r w:rsidR="00080AD0" w:rsidRPr="00F728C0">
        <w:rPr>
          <w:rFonts w:ascii="Times New Roman" w:hAnsi="Times New Roman"/>
          <w:sz w:val="24"/>
          <w:szCs w:val="24"/>
          <w:highlight w:val="yellow"/>
        </w:rPr>
        <w:t>Amoak, D., &amp; Najjar, D., 2026</w:t>
      </w:r>
      <w:r w:rsidR="00080AD0" w:rsidRPr="00F728C0">
        <w:rPr>
          <w:rFonts w:ascii="Times New Roman" w:hAnsi="Times New Roman"/>
          <w:sz w:val="24"/>
          <w:szCs w:val="24"/>
        </w:rPr>
        <w:t>;</w:t>
      </w:r>
      <w:del w:id="143" w:author="Editor 2" w:date="2026-05-09T06:26:00Z">
        <w:r w:rsidR="00080AD0" w:rsidRPr="00F728C0">
          <w:rPr>
            <w:rFonts w:ascii="Times New Roman" w:hAnsi="Times New Roman"/>
            <w:sz w:val="24"/>
            <w:szCs w:val="24"/>
          </w:rPr>
          <w:delText xml:space="preserve"> </w:delText>
        </w:r>
        <w:r w:rsidR="0091681B" w:rsidRPr="00F728C0">
          <w:rPr>
            <w:rFonts w:ascii="Times New Roman" w:hAnsi="Times New Roman"/>
            <w:sz w:val="24"/>
            <w:szCs w:val="24"/>
            <w:highlight w:val="yellow"/>
          </w:rPr>
          <w:delText xml:space="preserve"> </w:delText>
        </w:r>
      </w:del>
      <w:ins w:id="144" w:author="Editor 2" w:date="2026-05-09T06:26:00Z">
        <w:r>
          <w:rPr>
            <w:rFonts w:ascii="Times New Roman" w:hAnsi="Times New Roman"/>
            <w:sz w:val="24"/>
            <w:szCs w:val="24"/>
            <w:highlight w:val="yellow"/>
          </w:rPr>
          <w:t xml:space="preserve"> </w:t>
        </w:r>
      </w:ins>
      <w:r w:rsidR="0091681B" w:rsidRPr="00F728C0">
        <w:rPr>
          <w:rFonts w:ascii="Times New Roman" w:hAnsi="Times New Roman"/>
          <w:sz w:val="24"/>
          <w:szCs w:val="24"/>
          <w:highlight w:val="yellow"/>
        </w:rPr>
        <w:t>Zhou &amp; Zhang, 2026.</w:t>
      </w:r>
    </w:p>
    <w:p w14:paraId="660B4E93" w14:textId="77777777" w:rsidR="00A55C66" w:rsidRPr="00F728C0" w:rsidRDefault="00A40E3E" w:rsidP="00A55C66">
      <w:pPr>
        <w:spacing w:line="240" w:lineRule="auto"/>
        <w:ind w:firstLine="720"/>
        <w:contextualSpacing/>
        <w:jc w:val="both"/>
        <w:rPr>
          <w:rFonts w:ascii="Times New Roman" w:hAnsi="Times New Roman"/>
          <w:sz w:val="24"/>
          <w:szCs w:val="24"/>
          <w:highlight w:val="yellow"/>
        </w:rPr>
      </w:pPr>
      <w:r w:rsidRPr="00F728C0">
        <w:rPr>
          <w:rFonts w:ascii="Times New Roman" w:hAnsi="Times New Roman"/>
          <w:sz w:val="24"/>
          <w:szCs w:val="24"/>
        </w:rPr>
        <w:t xml:space="preserve">Farms managed by women are more likely to adopt agroecological practices and create sustainable food systems, thereby receiving more subsidies, increasing crop yields, and demonstrating a high level of autonomy, according to </w:t>
      </w:r>
      <w:r w:rsidR="00080AD0" w:rsidRPr="00F728C0">
        <w:rPr>
          <w:rFonts w:ascii="Times New Roman" w:hAnsi="Times New Roman"/>
          <w:sz w:val="24"/>
          <w:szCs w:val="24"/>
          <w:highlight w:val="yellow"/>
        </w:rPr>
        <w:t xml:space="preserve">Mottet et al., 2020, </w:t>
      </w:r>
      <w:r w:rsidRPr="00F728C0">
        <w:rPr>
          <w:rFonts w:ascii="Times New Roman" w:hAnsi="Times New Roman"/>
          <w:sz w:val="24"/>
          <w:szCs w:val="24"/>
        </w:rPr>
        <w:t xml:space="preserve">and </w:t>
      </w:r>
      <w:r w:rsidRPr="00F728C0">
        <w:rPr>
          <w:rFonts w:ascii="Times New Roman" w:hAnsi="Times New Roman"/>
          <w:sz w:val="24"/>
          <w:szCs w:val="24"/>
          <w:highlight w:val="yellow"/>
        </w:rPr>
        <w:t>Kolinets &amp; Tokar, 2019</w:t>
      </w:r>
      <w:r w:rsidRPr="00F728C0">
        <w:rPr>
          <w:rFonts w:ascii="Times New Roman" w:hAnsi="Times New Roman"/>
          <w:sz w:val="24"/>
          <w:szCs w:val="24"/>
        </w:rPr>
        <w:t>,</w:t>
      </w:r>
      <w:del w:id="145" w:author="Editor 2" w:date="2026-05-09T06:26:00Z">
        <w:r w:rsidRPr="00F728C0">
          <w:rPr>
            <w:rFonts w:ascii="Times New Roman" w:hAnsi="Times New Roman"/>
            <w:sz w:val="24"/>
            <w:szCs w:val="24"/>
          </w:rPr>
          <w:delText xml:space="preserve">  </w:delText>
        </w:r>
      </w:del>
      <w:ins w:id="146" w:author="Editor 2" w:date="2026-05-09T06:26:00Z">
        <w:r>
          <w:rPr>
            <w:rFonts w:ascii="Times New Roman" w:hAnsi="Times New Roman"/>
            <w:sz w:val="24"/>
            <w:szCs w:val="24"/>
          </w:rPr>
          <w:t xml:space="preserve"> </w:t>
        </w:r>
      </w:ins>
      <w:r w:rsidRPr="00F728C0">
        <w:rPr>
          <w:rFonts w:ascii="Times New Roman" w:hAnsi="Times New Roman"/>
          <w:sz w:val="24"/>
          <w:szCs w:val="24"/>
        </w:rPr>
        <w:t>a view with which we cannot help but agree.</w:t>
      </w:r>
    </w:p>
    <w:p w14:paraId="5AD2385D" w14:textId="77777777" w:rsidR="00F13179"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w:t>
      </w:r>
      <w:r w:rsidRPr="00F728C0">
        <w:rPr>
          <w:rFonts w:ascii="Times New Roman" w:hAnsi="Times New Roman"/>
          <w:sz w:val="24"/>
          <w:szCs w:val="24"/>
          <w:highlight w:val="yellow"/>
        </w:rPr>
        <w:t xml:space="preserve">Stepanenko et al. (2023) </w:t>
      </w:r>
      <w:del w:id="147" w:author="Editor 2" w:date="2026-05-09T06:26:00Z">
        <w:r w:rsidRPr="00F728C0">
          <w:rPr>
            <w:rFonts w:ascii="Times New Roman" w:hAnsi="Times New Roman"/>
            <w:sz w:val="24"/>
            <w:szCs w:val="24"/>
          </w:rPr>
          <w:delText>add</w:delText>
        </w:r>
      </w:del>
      <w:ins w:id="148" w:author="Editor 2" w:date="2026-05-09T06:26:00Z">
        <w:r>
          <w:rPr>
            <w:rFonts w:ascii="Times New Roman" w:hAnsi="Times New Roman"/>
            <w:sz w:val="24"/>
            <w:szCs w:val="24"/>
          </w:rPr>
          <w:t>added</w:t>
        </w:r>
      </w:ins>
      <w:r w:rsidRPr="00F728C0">
        <w:rPr>
          <w:rFonts w:ascii="Times New Roman" w:hAnsi="Times New Roman"/>
          <w:sz w:val="24"/>
          <w:szCs w:val="24"/>
        </w:rPr>
        <w:t xml:space="preserve"> another important dimension. Sustainable development in agribusiness is impossible without equal access to clean natural resources, socioeconomic benefits, and social protection. In their view, this is a crucial aspect of inclusive rural development.</w:t>
      </w:r>
    </w:p>
    <w:p w14:paraId="4DC93541" w14:textId="77777777" w:rsidR="00F13179"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All of </w:t>
      </w:r>
      <w:del w:id="149" w:author="Editor 2" w:date="2026-05-09T06:26:00Z">
        <w:r w:rsidRPr="00F728C0">
          <w:rPr>
            <w:rFonts w:ascii="Times New Roman" w:hAnsi="Times New Roman"/>
            <w:sz w:val="24"/>
            <w:szCs w:val="24"/>
          </w:rPr>
          <w:delText>this leads</w:delText>
        </w:r>
      </w:del>
      <w:ins w:id="150" w:author="Editor 2" w:date="2026-05-09T06:26:00Z">
        <w:r>
          <w:rPr>
            <w:rFonts w:ascii="Times New Roman" w:hAnsi="Times New Roman"/>
            <w:sz w:val="24"/>
            <w:szCs w:val="24"/>
          </w:rPr>
          <w:t>these findings lead</w:t>
        </w:r>
      </w:ins>
      <w:r w:rsidRPr="00F728C0">
        <w:rPr>
          <w:rFonts w:ascii="Times New Roman" w:hAnsi="Times New Roman"/>
          <w:sz w:val="24"/>
          <w:szCs w:val="24"/>
        </w:rPr>
        <w:t xml:space="preserve"> to one conclusion: gender-oriented policies and support programs are not merely supplementary but </w:t>
      </w:r>
      <w:del w:id="151" w:author="Editor 2" w:date="2026-05-09T06:26:00Z">
        <w:r w:rsidRPr="00F728C0">
          <w:rPr>
            <w:rFonts w:ascii="Times New Roman" w:hAnsi="Times New Roman"/>
            <w:sz w:val="24"/>
            <w:szCs w:val="24"/>
          </w:rPr>
          <w:delText xml:space="preserve">a </w:delText>
        </w:r>
      </w:del>
      <w:r w:rsidRPr="00F728C0">
        <w:rPr>
          <w:rFonts w:ascii="Times New Roman" w:hAnsi="Times New Roman"/>
          <w:sz w:val="24"/>
          <w:szCs w:val="24"/>
        </w:rPr>
        <w:t xml:space="preserve">necessary </w:t>
      </w:r>
      <w:del w:id="152" w:author="Editor 2" w:date="2026-05-09T06:26:00Z">
        <w:r w:rsidRPr="00F728C0">
          <w:rPr>
            <w:rFonts w:ascii="Times New Roman" w:hAnsi="Times New Roman"/>
            <w:sz w:val="24"/>
            <w:szCs w:val="24"/>
          </w:rPr>
          <w:delText>condition</w:delText>
        </w:r>
      </w:del>
      <w:ins w:id="153" w:author="Editor 2" w:date="2026-05-09T06:26:00Z">
        <w:r>
          <w:rPr>
            <w:rFonts w:ascii="Times New Roman" w:hAnsi="Times New Roman"/>
            <w:sz w:val="24"/>
            <w:szCs w:val="24"/>
          </w:rPr>
          <w:t>conditions</w:t>
        </w:r>
      </w:ins>
      <w:r w:rsidRPr="00F728C0">
        <w:rPr>
          <w:rFonts w:ascii="Times New Roman" w:hAnsi="Times New Roman"/>
          <w:sz w:val="24"/>
          <w:szCs w:val="24"/>
        </w:rPr>
        <w:t xml:space="preserve"> for inclusive and sustainable agricultural development. </w:t>
      </w:r>
      <w:r w:rsidR="00080AD0" w:rsidRPr="00F728C0">
        <w:rPr>
          <w:rFonts w:ascii="Times New Roman" w:hAnsi="Times New Roman"/>
          <w:sz w:val="24"/>
          <w:szCs w:val="24"/>
          <w:highlight w:val="yellow"/>
        </w:rPr>
        <w:t xml:space="preserve">Chebet (2023) </w:t>
      </w:r>
      <w:r w:rsidRPr="00F728C0">
        <w:rPr>
          <w:rFonts w:ascii="Times New Roman" w:hAnsi="Times New Roman"/>
          <w:sz w:val="24"/>
          <w:szCs w:val="24"/>
        </w:rPr>
        <w:t xml:space="preserve">empirically confirms this conclusion. The study shows that access to land rights has a positive </w:t>
      </w:r>
      <w:del w:id="154" w:author="Editor 2" w:date="2026-05-09T06:26:00Z">
        <w:r w:rsidRPr="00F728C0">
          <w:rPr>
            <w:rFonts w:ascii="Times New Roman" w:hAnsi="Times New Roman"/>
            <w:sz w:val="24"/>
            <w:szCs w:val="24"/>
          </w:rPr>
          <w:delText>impact</w:delText>
        </w:r>
      </w:del>
      <w:ins w:id="155" w:author="Editor 2" w:date="2026-05-09T06:26:00Z">
        <w:r>
          <w:rPr>
            <w:rFonts w:ascii="Times New Roman" w:hAnsi="Times New Roman"/>
            <w:sz w:val="24"/>
            <w:szCs w:val="24"/>
          </w:rPr>
          <w:t>effect</w:t>
        </w:r>
      </w:ins>
      <w:r w:rsidRPr="00F728C0">
        <w:rPr>
          <w:rFonts w:ascii="Times New Roman" w:hAnsi="Times New Roman"/>
          <w:sz w:val="24"/>
          <w:szCs w:val="24"/>
        </w:rPr>
        <w:t xml:space="preserve"> on productivity and income but is often overlooked in policy-making.</w:t>
      </w:r>
    </w:p>
    <w:p w14:paraId="3B0CE6EA" w14:textId="77777777" w:rsidR="0028797E"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Secured land rights empower women by enabling them to invest in agriculture and adopt improved farming practices. For Kazakhstan, where systemic barriers to </w:t>
      </w:r>
      <w:del w:id="156" w:author="Editor 2" w:date="2026-05-09T06:26:00Z">
        <w:r w:rsidRPr="00F728C0">
          <w:rPr>
            <w:rFonts w:ascii="Times New Roman" w:hAnsi="Times New Roman"/>
            <w:sz w:val="24"/>
            <w:szCs w:val="24"/>
          </w:rPr>
          <w:delText>women</w:delText>
        </w:r>
      </w:del>
      <w:ins w:id="157" w:author="Editor 2" w:date="2026-05-09T06:26:00Z">
        <w:r>
          <w:rPr>
            <w:rFonts w:ascii="Times New Roman" w:hAnsi="Times New Roman"/>
            <w:sz w:val="24"/>
            <w:szCs w:val="24"/>
          </w:rPr>
          <w:t>female</w:t>
        </w:r>
      </w:ins>
      <w:r w:rsidRPr="00F728C0">
        <w:rPr>
          <w:rFonts w:ascii="Times New Roman" w:hAnsi="Times New Roman"/>
          <w:sz w:val="24"/>
          <w:szCs w:val="24"/>
        </w:rPr>
        <w:t xml:space="preserve"> farmers persist, these findings have direct practical implications.</w:t>
      </w:r>
    </w:p>
    <w:p w14:paraId="790372D9" w14:textId="77777777" w:rsidR="00133942" w:rsidRPr="00F728C0" w:rsidRDefault="00A40E3E" w:rsidP="003F55B4">
      <w:pPr>
        <w:spacing w:line="240" w:lineRule="auto"/>
        <w:ind w:firstLine="720"/>
        <w:contextualSpacing/>
        <w:jc w:val="both"/>
        <w:rPr>
          <w:rFonts w:ascii="Times New Roman" w:hAnsi="Times New Roman"/>
          <w:sz w:val="24"/>
          <w:szCs w:val="24"/>
        </w:rPr>
      </w:pPr>
      <w:del w:id="158" w:author="Editor 2" w:date="2026-05-09T06:26:00Z">
        <w:r w:rsidRPr="00F728C0">
          <w:rPr>
            <w:rFonts w:ascii="Times New Roman" w:hAnsi="Times New Roman"/>
            <w:sz w:val="24"/>
            <w:szCs w:val="24"/>
          </w:rPr>
          <w:delText>It should also be noted that</w:delText>
        </w:r>
      </w:del>
      <w:ins w:id="159" w:author="Editor 2" w:date="2026-05-09T06:26:00Z">
        <w:r>
          <w:rPr>
            <w:rFonts w:ascii="Times New Roman" w:hAnsi="Times New Roman"/>
            <w:sz w:val="24"/>
            <w:szCs w:val="24"/>
          </w:rPr>
          <w:t>Notably,</w:t>
        </w:r>
      </w:ins>
      <w:r w:rsidRPr="00F728C0">
        <w:rPr>
          <w:rFonts w:ascii="Times New Roman" w:hAnsi="Times New Roman"/>
          <w:sz w:val="24"/>
          <w:szCs w:val="24"/>
        </w:rPr>
        <w:t xml:space="preserve"> women’s access to microfinance (</w:t>
      </w:r>
      <w:r w:rsidRPr="00F728C0">
        <w:rPr>
          <w:rFonts w:ascii="Times New Roman" w:hAnsi="Times New Roman"/>
          <w:sz w:val="24"/>
          <w:szCs w:val="24"/>
          <w:highlight w:val="yellow"/>
        </w:rPr>
        <w:t xml:space="preserve">Mazakaza &amp; Odoyo, 2022) </w:t>
      </w:r>
      <w:r w:rsidRPr="00F728C0">
        <w:rPr>
          <w:rFonts w:ascii="Times New Roman" w:hAnsi="Times New Roman"/>
          <w:sz w:val="24"/>
          <w:szCs w:val="24"/>
        </w:rPr>
        <w:t xml:space="preserve">leads to their empowerment, improved living conditions, and better decision-making; therefore, it is necessary to conduct a more in-depth study of </w:t>
      </w:r>
      <w:del w:id="160" w:author="Editor 2" w:date="2026-05-09T06:26:00Z">
        <w:r w:rsidRPr="00F728C0">
          <w:rPr>
            <w:rFonts w:ascii="Times New Roman" w:hAnsi="Times New Roman"/>
            <w:sz w:val="24"/>
            <w:szCs w:val="24"/>
          </w:rPr>
          <w:delText>socio-economic</w:delText>
        </w:r>
      </w:del>
      <w:ins w:id="161" w:author="Editor 2" w:date="2026-05-09T06:26:00Z">
        <w:r>
          <w:rPr>
            <w:rFonts w:ascii="Times New Roman" w:hAnsi="Times New Roman"/>
            <w:sz w:val="24"/>
            <w:szCs w:val="24"/>
          </w:rPr>
          <w:t>socioeconomic</w:t>
        </w:r>
      </w:ins>
      <w:r w:rsidRPr="00F728C0">
        <w:rPr>
          <w:rFonts w:ascii="Times New Roman" w:hAnsi="Times New Roman"/>
          <w:sz w:val="24"/>
          <w:szCs w:val="24"/>
        </w:rPr>
        <w:t xml:space="preserve"> issues and ways to address them.</w:t>
      </w:r>
    </w:p>
    <w:p w14:paraId="1459F8DA" w14:textId="77777777" w:rsidR="0013394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According to </w:t>
      </w:r>
      <w:r w:rsidRPr="00F728C0">
        <w:rPr>
          <w:rFonts w:ascii="Times New Roman" w:hAnsi="Times New Roman"/>
          <w:sz w:val="24"/>
          <w:szCs w:val="24"/>
          <w:highlight w:val="yellow"/>
        </w:rPr>
        <w:t xml:space="preserve">Stawicka and Parlinska </w:t>
      </w:r>
      <w:r w:rsidRPr="00F728C0">
        <w:rPr>
          <w:rFonts w:ascii="Times New Roman" w:hAnsi="Times New Roman"/>
          <w:sz w:val="24"/>
          <w:szCs w:val="24"/>
        </w:rPr>
        <w:t>(</w:t>
      </w:r>
      <w:r w:rsidRPr="00F728C0">
        <w:rPr>
          <w:rFonts w:ascii="Times New Roman" w:hAnsi="Times New Roman"/>
          <w:sz w:val="24"/>
          <w:szCs w:val="24"/>
          <w:highlight w:val="yellow"/>
        </w:rPr>
        <w:t>2021</w:t>
      </w:r>
      <w:r w:rsidRPr="00F728C0">
        <w:rPr>
          <w:rFonts w:ascii="Times New Roman" w:hAnsi="Times New Roman"/>
          <w:sz w:val="24"/>
          <w:szCs w:val="24"/>
        </w:rPr>
        <w:t>), other factors motivating rural women to start their own businesses include a desire for independence, fair pay commensurate with the amount of work, and entrepreneurial skills.</w:t>
      </w:r>
    </w:p>
    <w:p w14:paraId="5AAC8D26" w14:textId="77777777" w:rsidR="00133942" w:rsidRPr="00F728C0" w:rsidRDefault="00262520"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In addition, women-led microenterprises, which form the backbone of rural communities and contribute to economic growth and sustainable development, often face significant challenges, particularly in securing financial support and establishing stable social networks (</w:t>
      </w:r>
      <w:r w:rsidRPr="00F728C0">
        <w:rPr>
          <w:rFonts w:ascii="Times New Roman" w:hAnsi="Times New Roman"/>
          <w:sz w:val="24"/>
          <w:szCs w:val="24"/>
          <w:highlight w:val="yellow"/>
        </w:rPr>
        <w:t>Behera et al., 2026</w:t>
      </w:r>
      <w:r w:rsidR="00A40E3E" w:rsidRPr="00F728C0">
        <w:rPr>
          <w:rFonts w:ascii="Times New Roman" w:hAnsi="Times New Roman"/>
          <w:sz w:val="24"/>
          <w:szCs w:val="24"/>
        </w:rPr>
        <w:t>).</w:t>
      </w:r>
    </w:p>
    <w:p w14:paraId="28AFCF5C" w14:textId="77777777" w:rsidR="0028797E"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According to </w:t>
      </w:r>
      <w:r w:rsidRPr="00F728C0">
        <w:rPr>
          <w:rFonts w:ascii="Times New Roman" w:hAnsi="Times New Roman"/>
          <w:sz w:val="24"/>
          <w:szCs w:val="24"/>
          <w:highlight w:val="yellow"/>
        </w:rPr>
        <w:t>Mozumdar et al., 2025</w:t>
      </w:r>
      <w:del w:id="162" w:author="Editor 2" w:date="2026-05-09T06:26:00Z">
        <w:r w:rsidR="00080AD0" w:rsidRPr="00F728C0">
          <w:rPr>
            <w:rFonts w:ascii="Times New Roman" w:hAnsi="Times New Roman"/>
            <w:sz w:val="24"/>
            <w:szCs w:val="24"/>
          </w:rPr>
          <w:delText>;</w:delText>
        </w:r>
      </w:del>
      <w:r w:rsidR="00080AD0" w:rsidRPr="00F728C0">
        <w:rPr>
          <w:rFonts w:ascii="Times New Roman" w:hAnsi="Times New Roman"/>
          <w:sz w:val="24"/>
          <w:szCs w:val="24"/>
        </w:rPr>
        <w:t xml:space="preserve"> </w:t>
      </w:r>
      <w:ins w:id="163" w:author="Editor 2" w:date="2026-05-09T06:26:00Z">
        <w:r>
          <w:rPr>
            <w:rFonts w:ascii="Times New Roman" w:hAnsi="Times New Roman"/>
            <w:sz w:val="24"/>
            <w:szCs w:val="24"/>
          </w:rPr>
          <w:t xml:space="preserve">and </w:t>
        </w:r>
      </w:ins>
      <w:r w:rsidR="00080AD0" w:rsidRPr="00F728C0">
        <w:rPr>
          <w:rFonts w:ascii="Times New Roman" w:hAnsi="Times New Roman"/>
          <w:sz w:val="24"/>
          <w:szCs w:val="24"/>
          <w:highlight w:val="yellow"/>
        </w:rPr>
        <w:t>Jemaneh &amp; Shibeshi, 2023</w:t>
      </w:r>
      <w:r w:rsidRPr="00F728C0">
        <w:rPr>
          <w:rFonts w:ascii="Times New Roman" w:hAnsi="Times New Roman"/>
          <w:sz w:val="24"/>
          <w:szCs w:val="24"/>
        </w:rPr>
        <w:t xml:space="preserve">, women’s empowerment is linked to increased agricultural productivity and poverty reduction. Building on this idea, </w:t>
      </w:r>
      <w:r w:rsidRPr="00F728C0">
        <w:rPr>
          <w:rFonts w:ascii="Times New Roman" w:hAnsi="Times New Roman"/>
          <w:sz w:val="24"/>
          <w:szCs w:val="24"/>
          <w:highlight w:val="yellow"/>
        </w:rPr>
        <w:t>Tundui &amp; Tundui (2024</w:t>
      </w:r>
      <w:r w:rsidR="00080AD0" w:rsidRPr="00F728C0">
        <w:rPr>
          <w:rFonts w:ascii="Times New Roman" w:hAnsi="Times New Roman"/>
          <w:sz w:val="24"/>
          <w:szCs w:val="24"/>
        </w:rPr>
        <w:t>)</w:t>
      </w:r>
      <w:del w:id="164" w:author="Editor 2" w:date="2026-05-09T06:26:00Z">
        <w:r w:rsidR="00080AD0" w:rsidRPr="00F728C0">
          <w:rPr>
            <w:rFonts w:ascii="Times New Roman" w:hAnsi="Times New Roman"/>
            <w:sz w:val="24"/>
            <w:szCs w:val="24"/>
          </w:rPr>
          <w:delText>;</w:delText>
        </w:r>
      </w:del>
      <w:ins w:id="165" w:author="Editor 2" w:date="2026-05-09T06:26:00Z">
        <w:r>
          <w:rPr>
            <w:rFonts w:ascii="Times New Roman" w:hAnsi="Times New Roman"/>
            <w:sz w:val="24"/>
            <w:szCs w:val="24"/>
          </w:rPr>
          <w:t>,</w:t>
        </w:r>
      </w:ins>
      <w:r w:rsidR="00080AD0" w:rsidRPr="00F728C0">
        <w:rPr>
          <w:rFonts w:ascii="Times New Roman" w:hAnsi="Times New Roman"/>
          <w:sz w:val="24"/>
          <w:szCs w:val="24"/>
        </w:rPr>
        <w:t xml:space="preserve"> </w:t>
      </w:r>
      <w:r w:rsidR="00080AD0" w:rsidRPr="00F728C0">
        <w:rPr>
          <w:rFonts w:ascii="Times New Roman" w:hAnsi="Times New Roman"/>
          <w:sz w:val="24"/>
          <w:szCs w:val="24"/>
          <w:highlight w:val="yellow"/>
        </w:rPr>
        <w:t>Shahriar et al. (2025)</w:t>
      </w:r>
      <w:del w:id="166" w:author="Editor 2" w:date="2026-05-09T06:26:00Z">
        <w:r w:rsidR="00F47DBE" w:rsidRPr="00F728C0">
          <w:rPr>
            <w:rFonts w:ascii="Times New Roman" w:hAnsi="Times New Roman"/>
            <w:sz w:val="24"/>
            <w:szCs w:val="24"/>
          </w:rPr>
          <w:delText>;</w:delText>
        </w:r>
      </w:del>
      <w:ins w:id="167" w:author="Editor 2" w:date="2026-05-09T06:26:00Z">
        <w:r>
          <w:rPr>
            <w:rFonts w:ascii="Times New Roman" w:hAnsi="Times New Roman"/>
            <w:sz w:val="24"/>
            <w:szCs w:val="24"/>
          </w:rPr>
          <w:t>,</w:t>
        </w:r>
      </w:ins>
      <w:r w:rsidR="00F47DBE" w:rsidRPr="00F728C0">
        <w:rPr>
          <w:rFonts w:ascii="Times New Roman" w:hAnsi="Times New Roman"/>
          <w:sz w:val="24"/>
          <w:szCs w:val="24"/>
        </w:rPr>
        <w:t xml:space="preserve"> and </w:t>
      </w:r>
      <w:r w:rsidR="00080AD0" w:rsidRPr="00F728C0">
        <w:rPr>
          <w:rFonts w:ascii="Times New Roman" w:hAnsi="Times New Roman"/>
          <w:sz w:val="24"/>
          <w:szCs w:val="24"/>
          <w:highlight w:val="yellow"/>
        </w:rPr>
        <w:t xml:space="preserve">Bohn et al. </w:t>
      </w:r>
      <w:r w:rsidR="00F47DBE" w:rsidRPr="00F728C0">
        <w:rPr>
          <w:rFonts w:ascii="Times New Roman" w:hAnsi="Times New Roman"/>
          <w:sz w:val="24"/>
          <w:szCs w:val="24"/>
        </w:rPr>
        <w:t>(</w:t>
      </w:r>
      <w:r w:rsidR="00F47DBE" w:rsidRPr="00F728C0">
        <w:rPr>
          <w:rFonts w:ascii="Times New Roman" w:hAnsi="Times New Roman"/>
          <w:sz w:val="24"/>
          <w:szCs w:val="24"/>
          <w:highlight w:val="yellow"/>
        </w:rPr>
        <w:t>2026</w:t>
      </w:r>
      <w:r w:rsidRPr="00F728C0">
        <w:rPr>
          <w:rFonts w:ascii="Times New Roman" w:hAnsi="Times New Roman"/>
          <w:sz w:val="24"/>
          <w:szCs w:val="24"/>
        </w:rPr>
        <w:t xml:space="preserve">) </w:t>
      </w:r>
      <w:del w:id="168" w:author="Editor 2" w:date="2026-05-09T06:26:00Z">
        <w:r w:rsidRPr="00F728C0">
          <w:rPr>
            <w:rFonts w:ascii="Times New Roman" w:hAnsi="Times New Roman"/>
            <w:sz w:val="24"/>
            <w:szCs w:val="24"/>
          </w:rPr>
          <w:delText>note</w:delText>
        </w:r>
      </w:del>
      <w:ins w:id="169" w:author="Editor 2" w:date="2026-05-09T06:26:00Z">
        <w:r>
          <w:rPr>
            <w:rFonts w:ascii="Times New Roman" w:hAnsi="Times New Roman"/>
            <w:sz w:val="24"/>
            <w:szCs w:val="24"/>
          </w:rPr>
          <w:t>noted</w:t>
        </w:r>
      </w:ins>
      <w:r w:rsidRPr="00F728C0">
        <w:rPr>
          <w:rFonts w:ascii="Times New Roman" w:hAnsi="Times New Roman"/>
          <w:sz w:val="24"/>
          <w:szCs w:val="24"/>
        </w:rPr>
        <w:t xml:space="preserve"> that access to lending and household economic status, as well as support for women entrepreneurs, have a positive and significant </w:t>
      </w:r>
      <w:del w:id="170" w:author="Editor 2" w:date="2026-05-09T06:26:00Z">
        <w:r w:rsidRPr="00F728C0">
          <w:rPr>
            <w:rFonts w:ascii="Times New Roman" w:hAnsi="Times New Roman"/>
            <w:sz w:val="24"/>
            <w:szCs w:val="24"/>
          </w:rPr>
          <w:delText>impact</w:delText>
        </w:r>
      </w:del>
      <w:ins w:id="171" w:author="Editor 2" w:date="2026-05-09T06:26:00Z">
        <w:r>
          <w:rPr>
            <w:rFonts w:ascii="Times New Roman" w:hAnsi="Times New Roman"/>
            <w:sz w:val="24"/>
            <w:szCs w:val="24"/>
          </w:rPr>
          <w:t>effect</w:t>
        </w:r>
      </w:ins>
      <w:r w:rsidRPr="00F728C0">
        <w:rPr>
          <w:rFonts w:ascii="Times New Roman" w:hAnsi="Times New Roman"/>
          <w:sz w:val="24"/>
          <w:szCs w:val="24"/>
        </w:rPr>
        <w:t xml:space="preserve"> on entrepreneurial success.</w:t>
      </w:r>
    </w:p>
    <w:p w14:paraId="7BB2CD1E" w14:textId="77777777" w:rsidR="00E037D4" w:rsidRPr="00F728C0" w:rsidRDefault="00080AD0"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highlight w:val="yellow"/>
        </w:rPr>
        <w:t>Ghosh &amp; Neogi (2018</w:t>
      </w:r>
      <w:r w:rsidRPr="00F728C0">
        <w:rPr>
          <w:rFonts w:ascii="Times New Roman" w:hAnsi="Times New Roman"/>
          <w:sz w:val="24"/>
          <w:szCs w:val="24"/>
        </w:rPr>
        <w:t>)</w:t>
      </w:r>
      <w:del w:id="172" w:author="Editor 2" w:date="2026-05-09T06:26:00Z">
        <w:r w:rsidRPr="00F728C0">
          <w:rPr>
            <w:rFonts w:ascii="Times New Roman" w:hAnsi="Times New Roman"/>
            <w:sz w:val="24"/>
            <w:szCs w:val="24"/>
          </w:rPr>
          <w:delText>;</w:delText>
        </w:r>
      </w:del>
      <w:ins w:id="173" w:author="Editor 2" w:date="2026-05-09T06:26:00Z">
        <w:r w:rsidR="00A40E3E">
          <w:rPr>
            <w:rFonts w:ascii="Times New Roman" w:hAnsi="Times New Roman"/>
            <w:sz w:val="24"/>
            <w:szCs w:val="24"/>
          </w:rPr>
          <w:t>,</w:t>
        </w:r>
      </w:ins>
      <w:r w:rsidRPr="00F728C0">
        <w:rPr>
          <w:rFonts w:ascii="Times New Roman" w:hAnsi="Times New Roman"/>
          <w:sz w:val="24"/>
          <w:szCs w:val="24"/>
        </w:rPr>
        <w:t xml:space="preserve"> </w:t>
      </w:r>
      <w:r w:rsidRPr="00F728C0">
        <w:rPr>
          <w:rFonts w:ascii="Times New Roman" w:hAnsi="Times New Roman"/>
          <w:sz w:val="24"/>
          <w:szCs w:val="24"/>
          <w:highlight w:val="yellow"/>
        </w:rPr>
        <w:t>Costa et al. (2026)</w:t>
      </w:r>
      <w:del w:id="174" w:author="Editor 2" w:date="2026-05-09T06:26:00Z">
        <w:r w:rsidRPr="00F728C0">
          <w:rPr>
            <w:rFonts w:ascii="Times New Roman" w:hAnsi="Times New Roman"/>
            <w:sz w:val="24"/>
            <w:szCs w:val="24"/>
            <w:highlight w:val="yellow"/>
          </w:rPr>
          <w:delText>;</w:delText>
        </w:r>
      </w:del>
      <w:ins w:id="175" w:author="Editor 2" w:date="2026-05-09T06:26:00Z">
        <w:r w:rsidR="00A40E3E">
          <w:rPr>
            <w:rFonts w:ascii="Times New Roman" w:hAnsi="Times New Roman"/>
            <w:sz w:val="24"/>
            <w:szCs w:val="24"/>
            <w:highlight w:val="yellow"/>
          </w:rPr>
          <w:t>,</w:t>
        </w:r>
      </w:ins>
      <w:r w:rsidRPr="00F728C0">
        <w:rPr>
          <w:rFonts w:ascii="Times New Roman" w:hAnsi="Times New Roman"/>
          <w:sz w:val="24"/>
          <w:szCs w:val="24"/>
          <w:highlight w:val="yellow"/>
        </w:rPr>
        <w:t xml:space="preserve"> and Meinzen-Dick et al. (2019) </w:t>
      </w:r>
      <w:r w:rsidR="00A40E3E" w:rsidRPr="00F728C0">
        <w:rPr>
          <w:rFonts w:ascii="Times New Roman" w:hAnsi="Times New Roman"/>
          <w:sz w:val="24"/>
          <w:szCs w:val="24"/>
        </w:rPr>
        <w:t>identify two key barriers for women entrepreneurs in agriculture: limited access to finance and inadequate infrastructure. Without addressing these, the authors conclude</w:t>
      </w:r>
      <w:del w:id="176" w:author="Editor 2" w:date="2026-05-09T06:26:00Z">
        <w:r w:rsidR="00A40E3E" w:rsidRPr="00F728C0">
          <w:rPr>
            <w:rFonts w:ascii="Times New Roman" w:hAnsi="Times New Roman"/>
            <w:sz w:val="24"/>
            <w:szCs w:val="24"/>
          </w:rPr>
          <w:delText>,</w:delText>
        </w:r>
      </w:del>
      <w:r w:rsidR="00A40E3E" w:rsidRPr="00F728C0">
        <w:rPr>
          <w:rFonts w:ascii="Times New Roman" w:hAnsi="Times New Roman"/>
          <w:sz w:val="24"/>
          <w:szCs w:val="24"/>
        </w:rPr>
        <w:t xml:space="preserve"> </w:t>
      </w:r>
      <w:ins w:id="177" w:author="Editor 2" w:date="2026-05-09T06:26:00Z">
        <w:r w:rsidR="00A40E3E">
          <w:rPr>
            <w:rFonts w:ascii="Times New Roman" w:hAnsi="Times New Roman"/>
            <w:sz w:val="24"/>
            <w:szCs w:val="24"/>
          </w:rPr>
          <w:t xml:space="preserve">that </w:t>
        </w:r>
      </w:ins>
      <w:r w:rsidR="00A40E3E" w:rsidRPr="00F728C0">
        <w:rPr>
          <w:rFonts w:ascii="Times New Roman" w:hAnsi="Times New Roman"/>
          <w:sz w:val="24"/>
          <w:szCs w:val="24"/>
        </w:rPr>
        <w:t>business growth and sustainability are unlikely.</w:t>
      </w:r>
    </w:p>
    <w:p w14:paraId="1573E9CB" w14:textId="77777777" w:rsidR="00E037D4" w:rsidRPr="00F728C0" w:rsidRDefault="00080AD0"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highlight w:val="yellow"/>
        </w:rPr>
        <w:t>Wasif et al.</w:t>
      </w:r>
      <w:del w:id="178" w:author="Editor 2" w:date="2026-05-09T06:26:00Z">
        <w:r w:rsidRPr="00F728C0">
          <w:rPr>
            <w:rFonts w:ascii="Times New Roman" w:hAnsi="Times New Roman"/>
            <w:sz w:val="24"/>
            <w:szCs w:val="24"/>
            <w:highlight w:val="yellow"/>
          </w:rPr>
          <w:delText>,</w:delText>
        </w:r>
      </w:del>
      <w:r w:rsidRPr="00F728C0">
        <w:rPr>
          <w:rFonts w:ascii="Times New Roman" w:hAnsi="Times New Roman"/>
          <w:sz w:val="24"/>
          <w:szCs w:val="24"/>
          <w:highlight w:val="yellow"/>
        </w:rPr>
        <w:t xml:space="preserve"> </w:t>
      </w:r>
      <w:ins w:id="179" w:author="Editor 2" w:date="2026-05-09T06:26:00Z">
        <w:r w:rsidR="00A40E3E">
          <w:rPr>
            <w:rFonts w:ascii="Times New Roman" w:hAnsi="Times New Roman"/>
            <w:sz w:val="24"/>
            <w:szCs w:val="24"/>
            <w:highlight w:val="yellow"/>
          </w:rPr>
          <w:t>(</w:t>
        </w:r>
      </w:ins>
      <w:r w:rsidRPr="00F728C0">
        <w:rPr>
          <w:rFonts w:ascii="Times New Roman" w:hAnsi="Times New Roman"/>
          <w:sz w:val="24"/>
          <w:szCs w:val="24"/>
          <w:highlight w:val="yellow"/>
        </w:rPr>
        <w:t>2025</w:t>
      </w:r>
      <w:del w:id="180" w:author="Editor 2" w:date="2026-05-09T06:26:00Z">
        <w:r w:rsidRPr="00F728C0">
          <w:rPr>
            <w:rFonts w:ascii="Times New Roman" w:hAnsi="Times New Roman"/>
            <w:sz w:val="24"/>
            <w:szCs w:val="24"/>
            <w:highlight w:val="yellow"/>
          </w:rPr>
          <w:delText xml:space="preserve"> </w:delText>
        </w:r>
        <w:r w:rsidR="00A40E3E" w:rsidRPr="00F728C0">
          <w:rPr>
            <w:rFonts w:ascii="Times New Roman" w:hAnsi="Times New Roman"/>
            <w:sz w:val="24"/>
            <w:szCs w:val="24"/>
          </w:rPr>
          <w:delText>demonstrate just</w:delText>
        </w:r>
      </w:del>
      <w:ins w:id="181" w:author="Editor 2" w:date="2026-05-09T06:26:00Z">
        <w:r w:rsidR="00A40E3E">
          <w:rPr>
            <w:rFonts w:ascii="Times New Roman" w:hAnsi="Times New Roman"/>
            <w:sz w:val="24"/>
            <w:szCs w:val="24"/>
          </w:rPr>
          <w:t>) demonstrated</w:t>
        </w:r>
      </w:ins>
      <w:r w:rsidR="00A40E3E" w:rsidRPr="00F728C0">
        <w:rPr>
          <w:rFonts w:ascii="Times New Roman" w:hAnsi="Times New Roman"/>
          <w:sz w:val="24"/>
          <w:szCs w:val="24"/>
        </w:rPr>
        <w:t xml:space="preserve"> how high the potential of agricultural entrepreneurship is. This includes income, food security, sustainable development, overcoming gender stereotypes, and job creation. The list is impressive.</w:t>
      </w:r>
    </w:p>
    <w:p w14:paraId="1ADCC7D2" w14:textId="77777777" w:rsidR="00203A83" w:rsidRPr="00F728C0" w:rsidRDefault="00A40E3E" w:rsidP="003F55B4">
      <w:pPr>
        <w:spacing w:line="240" w:lineRule="auto"/>
        <w:ind w:firstLine="720"/>
        <w:contextualSpacing/>
        <w:jc w:val="both"/>
        <w:rPr>
          <w:rFonts w:ascii="Times New Roman" w:hAnsi="Times New Roman"/>
          <w:sz w:val="24"/>
          <w:szCs w:val="24"/>
        </w:rPr>
      </w:pPr>
      <w:del w:id="182" w:author="Editor 2" w:date="2026-05-09T06:26:00Z">
        <w:r w:rsidRPr="00F728C0">
          <w:rPr>
            <w:rFonts w:ascii="Times New Roman" w:hAnsi="Times New Roman"/>
            <w:sz w:val="24"/>
            <w:szCs w:val="24"/>
          </w:rPr>
          <w:delText>But</w:delText>
        </w:r>
      </w:del>
      <w:ins w:id="183" w:author="Editor 2" w:date="2026-05-09T06:26:00Z">
        <w:r>
          <w:rPr>
            <w:rFonts w:ascii="Times New Roman" w:hAnsi="Times New Roman"/>
            <w:sz w:val="24"/>
            <w:szCs w:val="24"/>
          </w:rPr>
          <w:t>However,</w:t>
        </w:r>
      </w:ins>
      <w:r w:rsidRPr="00F728C0">
        <w:rPr>
          <w:rFonts w:ascii="Times New Roman" w:hAnsi="Times New Roman"/>
          <w:sz w:val="24"/>
          <w:szCs w:val="24"/>
        </w:rPr>
        <w:t xml:space="preserve"> realizing this potential, as noted by </w:t>
      </w:r>
      <w:r w:rsidRPr="00F728C0">
        <w:rPr>
          <w:rFonts w:ascii="Times New Roman" w:hAnsi="Times New Roman"/>
          <w:sz w:val="24"/>
          <w:szCs w:val="24"/>
          <w:highlight w:val="yellow"/>
        </w:rPr>
        <w:t xml:space="preserve">Demedeme &amp; Opoku, 2022, </w:t>
      </w:r>
      <w:r w:rsidRPr="00F728C0">
        <w:rPr>
          <w:rFonts w:ascii="Times New Roman" w:hAnsi="Times New Roman"/>
          <w:sz w:val="24"/>
          <w:szCs w:val="24"/>
        </w:rPr>
        <w:t xml:space="preserve">and </w:t>
      </w:r>
      <w:r w:rsidRPr="00F728C0">
        <w:rPr>
          <w:rFonts w:ascii="Times New Roman" w:hAnsi="Times New Roman"/>
          <w:sz w:val="24"/>
          <w:szCs w:val="24"/>
          <w:highlight w:val="yellow"/>
        </w:rPr>
        <w:t xml:space="preserve">Satpayeva et al., 2020, </w:t>
      </w:r>
      <w:r w:rsidRPr="00F728C0">
        <w:rPr>
          <w:rFonts w:ascii="Times New Roman" w:hAnsi="Times New Roman"/>
          <w:sz w:val="24"/>
          <w:szCs w:val="24"/>
        </w:rPr>
        <w:t xml:space="preserve">is hindered by the same obstacles: limited access to financing, education, and training. Until these barriers are removed, the positive effects described by </w:t>
      </w:r>
      <w:r w:rsidRPr="00F728C0">
        <w:rPr>
          <w:rFonts w:ascii="Times New Roman" w:hAnsi="Times New Roman"/>
          <w:sz w:val="24"/>
          <w:szCs w:val="24"/>
          <w:highlight w:val="yellow"/>
        </w:rPr>
        <w:t>Wasif et al., 2025</w:t>
      </w:r>
      <w:r w:rsidRPr="00F728C0">
        <w:rPr>
          <w:rFonts w:ascii="Times New Roman" w:hAnsi="Times New Roman"/>
          <w:sz w:val="24"/>
          <w:szCs w:val="24"/>
        </w:rPr>
        <w:t>, will remain largely theoretical.</w:t>
      </w:r>
    </w:p>
    <w:p w14:paraId="22EA8A2C" w14:textId="77777777" w:rsidR="00203A83"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highlight w:val="yellow"/>
        </w:rPr>
        <w:t>Shali Lasrado et al., 2025</w:t>
      </w:r>
      <w:r w:rsidR="00F47DBE" w:rsidRPr="00F728C0">
        <w:rPr>
          <w:rFonts w:ascii="Times New Roman" w:hAnsi="Times New Roman"/>
          <w:sz w:val="24"/>
          <w:szCs w:val="24"/>
        </w:rPr>
        <w:t xml:space="preserve">, and </w:t>
      </w:r>
      <w:r w:rsidR="00F47DBE" w:rsidRPr="00F728C0">
        <w:rPr>
          <w:rFonts w:ascii="Times New Roman" w:hAnsi="Times New Roman"/>
          <w:sz w:val="24"/>
          <w:szCs w:val="24"/>
          <w:highlight w:val="yellow"/>
        </w:rPr>
        <w:t>Chance &amp; Sardi Abdoul, 2025</w:t>
      </w:r>
      <w:r w:rsidRPr="00F728C0">
        <w:rPr>
          <w:rFonts w:ascii="Times New Roman" w:hAnsi="Times New Roman"/>
          <w:sz w:val="24"/>
          <w:szCs w:val="24"/>
        </w:rPr>
        <w:t>, emphasize that women’s entrepreneurship is not merely a social issue. It is a key factor in economic development and the empowerment of women, particularly in rural areas.</w:t>
      </w:r>
    </w:p>
    <w:p w14:paraId="1AC38D62" w14:textId="77777777" w:rsidR="00735872" w:rsidRPr="00F728C0" w:rsidRDefault="0087317F" w:rsidP="00BA2F85">
      <w:pPr>
        <w:ind w:firstLine="720"/>
        <w:jc w:val="both"/>
        <w:rPr>
          <w:rFonts w:ascii="Times New Roman" w:hAnsi="Times New Roman"/>
          <w:sz w:val="24"/>
          <w:szCs w:val="24"/>
        </w:rPr>
      </w:pPr>
      <w:r w:rsidRPr="00F728C0">
        <w:rPr>
          <w:rFonts w:ascii="Times New Roman" w:hAnsi="Times New Roman"/>
          <w:sz w:val="24"/>
          <w:szCs w:val="24"/>
        </w:rPr>
        <w:t xml:space="preserve">In summary, </w:t>
      </w:r>
      <w:del w:id="184" w:author="Editor 2" w:date="2026-05-09T06:26:00Z">
        <w:r w:rsidRPr="00F728C0">
          <w:rPr>
            <w:rFonts w:ascii="Times New Roman" w:hAnsi="Times New Roman"/>
            <w:sz w:val="24"/>
            <w:szCs w:val="24"/>
          </w:rPr>
          <w:delText xml:space="preserve">it can be noted that </w:delText>
        </w:r>
      </w:del>
      <w:r w:rsidRPr="00F728C0">
        <w:rPr>
          <w:rFonts w:ascii="Times New Roman" w:hAnsi="Times New Roman"/>
          <w:sz w:val="24"/>
          <w:szCs w:val="24"/>
        </w:rPr>
        <w:t>the issue of gender inequality stems from fundamental systemic constraints, which can be categorized as follows: access to land (</w:t>
      </w:r>
      <w:r w:rsidRPr="00F728C0">
        <w:rPr>
          <w:rFonts w:ascii="Times New Roman" w:hAnsi="Times New Roman"/>
          <w:sz w:val="24"/>
          <w:szCs w:val="24"/>
          <w:highlight w:val="yellow"/>
        </w:rPr>
        <w:t>Hartarska et al., 2024; Amoah, 2024</w:t>
      </w:r>
      <w:r w:rsidR="00022F73" w:rsidRPr="00F728C0">
        <w:rPr>
          <w:rFonts w:ascii="Times New Roman" w:hAnsi="Times New Roman"/>
          <w:sz w:val="24"/>
          <w:szCs w:val="24"/>
        </w:rPr>
        <w:t>;</w:t>
      </w:r>
      <w:del w:id="185" w:author="Editor 2" w:date="2026-05-09T06:26:00Z">
        <w:r w:rsidR="00022F73" w:rsidRPr="00F728C0">
          <w:rPr>
            <w:rFonts w:ascii="Times New Roman" w:hAnsi="Times New Roman"/>
            <w:sz w:val="24"/>
            <w:szCs w:val="24"/>
          </w:rPr>
          <w:delText xml:space="preserve">  </w:delText>
        </w:r>
        <w:r w:rsidRPr="00F728C0">
          <w:rPr>
            <w:rFonts w:ascii="Times New Roman" w:hAnsi="Times New Roman"/>
            <w:sz w:val="24"/>
            <w:szCs w:val="24"/>
            <w:highlight w:val="yellow"/>
          </w:rPr>
          <w:delText xml:space="preserve"> </w:delText>
        </w:r>
      </w:del>
      <w:ins w:id="186" w:author="Editor 2" w:date="2026-05-09T06:26:00Z">
        <w:r w:rsidR="00A40E3E">
          <w:rPr>
            <w:rFonts w:ascii="Times New Roman" w:hAnsi="Times New Roman"/>
            <w:sz w:val="24"/>
            <w:szCs w:val="24"/>
            <w:highlight w:val="yellow"/>
          </w:rPr>
          <w:t xml:space="preserve"> </w:t>
        </w:r>
      </w:ins>
      <w:r w:rsidRPr="00F728C0">
        <w:rPr>
          <w:rFonts w:ascii="Times New Roman" w:hAnsi="Times New Roman"/>
          <w:sz w:val="24"/>
          <w:szCs w:val="24"/>
          <w:highlight w:val="yellow"/>
        </w:rPr>
        <w:t>Yan et al., 2022; Lambrecht et al., 2023; Baloi, Belete, Hlongwane, 2023</w:t>
      </w:r>
      <w:r w:rsidR="00B82EFB" w:rsidRPr="00F728C0">
        <w:rPr>
          <w:rFonts w:ascii="Times New Roman" w:hAnsi="Times New Roman"/>
          <w:sz w:val="24"/>
          <w:szCs w:val="24"/>
        </w:rPr>
        <w:t>)</w:t>
      </w:r>
      <w:del w:id="187" w:author="Editor 2" w:date="2026-05-09T06:26:00Z">
        <w:r w:rsidR="00B82EFB" w:rsidRPr="00F728C0">
          <w:rPr>
            <w:rFonts w:ascii="Times New Roman" w:hAnsi="Times New Roman"/>
            <w:sz w:val="24"/>
            <w:szCs w:val="24"/>
          </w:rPr>
          <w:delText xml:space="preserve">  </w:delText>
        </w:r>
      </w:del>
      <w:ins w:id="188" w:author="Editor 2" w:date="2026-05-09T06:26:00Z">
        <w:r w:rsidR="00A40E3E">
          <w:rPr>
            <w:rFonts w:ascii="Times New Roman" w:hAnsi="Times New Roman"/>
            <w:sz w:val="24"/>
            <w:szCs w:val="24"/>
          </w:rPr>
          <w:t xml:space="preserve"> </w:t>
        </w:r>
      </w:ins>
      <w:r w:rsidR="00B82EFB" w:rsidRPr="00F728C0">
        <w:rPr>
          <w:rFonts w:ascii="Times New Roman" w:hAnsi="Times New Roman"/>
          <w:sz w:val="24"/>
          <w:szCs w:val="24"/>
        </w:rPr>
        <w:t>and</w:t>
      </w:r>
      <w:del w:id="189" w:author="Editor 2" w:date="2026-05-09T06:26:00Z">
        <w:r w:rsidR="00B82EFB" w:rsidRPr="00F728C0">
          <w:rPr>
            <w:rFonts w:ascii="Times New Roman" w:hAnsi="Times New Roman"/>
            <w:sz w:val="24"/>
            <w:szCs w:val="24"/>
          </w:rPr>
          <w:delText xml:space="preserve">  </w:delText>
        </w:r>
      </w:del>
      <w:ins w:id="190" w:author="Editor 2" w:date="2026-05-09T06:26:00Z">
        <w:r w:rsidR="00A40E3E">
          <w:rPr>
            <w:rFonts w:ascii="Times New Roman" w:hAnsi="Times New Roman"/>
            <w:sz w:val="24"/>
            <w:szCs w:val="24"/>
          </w:rPr>
          <w:t xml:space="preserve"> </w:t>
        </w:r>
      </w:ins>
      <w:r w:rsidR="00B82EFB" w:rsidRPr="00F728C0">
        <w:rPr>
          <w:rFonts w:ascii="Times New Roman" w:hAnsi="Times New Roman"/>
          <w:sz w:val="24"/>
          <w:szCs w:val="24"/>
        </w:rPr>
        <w:t>women’s participation in governance and decision-making (</w:t>
      </w:r>
      <w:r w:rsidRPr="00F728C0">
        <w:rPr>
          <w:rFonts w:ascii="Times New Roman" w:hAnsi="Times New Roman"/>
          <w:sz w:val="24"/>
          <w:szCs w:val="24"/>
          <w:highlight w:val="yellow"/>
        </w:rPr>
        <w:t>Ragsdale et al., 2018; Henrotte &amp; Van den Broeck, 2026</w:t>
      </w:r>
      <w:r w:rsidRPr="00F728C0">
        <w:rPr>
          <w:rFonts w:ascii="Times New Roman" w:hAnsi="Times New Roman"/>
          <w:sz w:val="24"/>
          <w:szCs w:val="24"/>
        </w:rPr>
        <w:t xml:space="preserve">; </w:t>
      </w:r>
      <w:r w:rsidR="00022F73" w:rsidRPr="00F728C0">
        <w:rPr>
          <w:rFonts w:ascii="Times New Roman" w:hAnsi="Times New Roman"/>
          <w:sz w:val="24"/>
          <w:szCs w:val="24"/>
          <w:highlight w:val="yellow"/>
        </w:rPr>
        <w:t>Asadullah &amp; Kambhampati, 2021; Ayamga, Ayawine, Ayentimi, 2023; Naheed &amp; Rukhsana, 2024)</w:t>
      </w:r>
      <w:r w:rsidR="00A40E3E" w:rsidRPr="00F728C0">
        <w:rPr>
          <w:rFonts w:ascii="Times New Roman" w:hAnsi="Times New Roman"/>
          <w:sz w:val="24"/>
          <w:szCs w:val="24"/>
        </w:rPr>
        <w:t>. The findings of this literature review confirm the validity of an institutional approach to analyzing women’s entrepreneurship in the agricultural sector.</w:t>
      </w:r>
    </w:p>
    <w:p w14:paraId="5B13A272" w14:textId="77777777" w:rsidR="001A35FB" w:rsidRPr="00F728C0" w:rsidRDefault="001A35FB" w:rsidP="00AD0D07">
      <w:pPr>
        <w:spacing w:line="240" w:lineRule="auto"/>
        <w:contextualSpacing/>
        <w:jc w:val="both"/>
        <w:rPr>
          <w:rFonts w:ascii="Times New Roman" w:hAnsi="Times New Roman"/>
          <w:sz w:val="24"/>
          <w:szCs w:val="24"/>
        </w:rPr>
      </w:pPr>
    </w:p>
    <w:p w14:paraId="1B4BD1F3" w14:textId="77777777" w:rsidR="001A35FB" w:rsidRPr="00F728C0" w:rsidRDefault="00973FC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2.4. Regional heterogeneity: a gap in the literature</w:t>
      </w:r>
    </w:p>
    <w:p w14:paraId="46C20549" w14:textId="77777777" w:rsidR="001A35FB" w:rsidRPr="00F728C0" w:rsidRDefault="001A35FB" w:rsidP="003F55B4">
      <w:pPr>
        <w:spacing w:line="240" w:lineRule="auto"/>
        <w:ind w:firstLine="720"/>
        <w:contextualSpacing/>
        <w:jc w:val="both"/>
        <w:rPr>
          <w:rFonts w:ascii="Times New Roman" w:hAnsi="Times New Roman"/>
          <w:sz w:val="24"/>
          <w:szCs w:val="24"/>
        </w:rPr>
      </w:pPr>
    </w:p>
    <w:p w14:paraId="1C51893A" w14:textId="77777777" w:rsidR="001A35FB"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Most studies on financial inclusion assume that the impact of lending is universal. It either “works” or “does not work,” regardless of the region, infrastructure, or institutional context.</w:t>
      </w:r>
    </w:p>
    <w:p w14:paraId="7F0A4963" w14:textId="77777777" w:rsidR="00BA2F85"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However</w:t>
      </w:r>
      <w:r w:rsidR="0087317F" w:rsidRPr="00F728C0">
        <w:rPr>
          <w:rFonts w:ascii="Times New Roman" w:hAnsi="Times New Roman"/>
          <w:sz w:val="24"/>
          <w:szCs w:val="24"/>
          <w:highlight w:val="yellow"/>
        </w:rPr>
        <w:t>,</w:t>
      </w:r>
      <w:r w:rsidRPr="00F728C0">
        <w:rPr>
          <w:rFonts w:ascii="Times New Roman" w:hAnsi="Times New Roman"/>
          <w:sz w:val="24"/>
          <w:szCs w:val="24"/>
        </w:rPr>
        <w:t xml:space="preserve"> </w:t>
      </w:r>
      <w:r w:rsidR="0087317F" w:rsidRPr="00F728C0">
        <w:rPr>
          <w:rFonts w:ascii="Times New Roman" w:hAnsi="Times New Roman"/>
          <w:sz w:val="24"/>
          <w:szCs w:val="24"/>
          <w:highlight w:val="yellow"/>
        </w:rPr>
        <w:t>Chen et al.</w:t>
      </w:r>
      <w:del w:id="191" w:author="Editor 2" w:date="2026-05-09T06:26:00Z">
        <w:r w:rsidR="0087317F" w:rsidRPr="00F728C0">
          <w:rPr>
            <w:rFonts w:ascii="Times New Roman" w:hAnsi="Times New Roman"/>
            <w:sz w:val="24"/>
            <w:szCs w:val="24"/>
            <w:highlight w:val="yellow"/>
          </w:rPr>
          <w:delText>,</w:delText>
        </w:r>
      </w:del>
      <w:r w:rsidR="0087317F" w:rsidRPr="00F728C0">
        <w:rPr>
          <w:rFonts w:ascii="Times New Roman" w:hAnsi="Times New Roman"/>
          <w:sz w:val="24"/>
          <w:szCs w:val="24"/>
          <w:highlight w:val="yellow"/>
        </w:rPr>
        <w:t xml:space="preserve"> </w:t>
      </w:r>
      <w:ins w:id="192" w:author="Editor 2" w:date="2026-05-09T06:26:00Z">
        <w:r>
          <w:rPr>
            <w:rFonts w:ascii="Times New Roman" w:hAnsi="Times New Roman"/>
            <w:sz w:val="24"/>
            <w:szCs w:val="24"/>
            <w:highlight w:val="yellow"/>
          </w:rPr>
          <w:t>(</w:t>
        </w:r>
      </w:ins>
      <w:r w:rsidR="0087317F" w:rsidRPr="00F728C0">
        <w:rPr>
          <w:rFonts w:ascii="Times New Roman" w:hAnsi="Times New Roman"/>
          <w:sz w:val="24"/>
          <w:szCs w:val="24"/>
          <w:highlight w:val="yellow"/>
        </w:rPr>
        <w:t>2026</w:t>
      </w:r>
      <w:del w:id="193" w:author="Editor 2" w:date="2026-05-09T06:26:00Z">
        <w:r w:rsidR="0087317F" w:rsidRPr="00F728C0">
          <w:rPr>
            <w:rFonts w:ascii="Times New Roman" w:hAnsi="Times New Roman"/>
            <w:sz w:val="24"/>
            <w:szCs w:val="24"/>
            <w:highlight w:val="yellow"/>
          </w:rPr>
          <w:delText>,</w:delText>
        </w:r>
      </w:del>
      <w:ins w:id="194" w:author="Editor 2" w:date="2026-05-09T06:26:00Z">
        <w:r>
          <w:rPr>
            <w:rFonts w:ascii="Times New Roman" w:hAnsi="Times New Roman"/>
            <w:sz w:val="24"/>
            <w:szCs w:val="24"/>
            <w:highlight w:val="yellow"/>
          </w:rPr>
          <w:t>)</w:t>
        </w:r>
      </w:ins>
      <w:r w:rsidR="0087317F" w:rsidRPr="00F728C0">
        <w:rPr>
          <w:rFonts w:ascii="Times New Roman" w:hAnsi="Times New Roman"/>
          <w:sz w:val="24"/>
          <w:szCs w:val="24"/>
          <w:highlight w:val="yellow"/>
        </w:rPr>
        <w:t xml:space="preserve"> </w:t>
      </w:r>
      <w:r w:rsidR="00365FCB" w:rsidRPr="00F728C0">
        <w:rPr>
          <w:rFonts w:ascii="Times New Roman" w:hAnsi="Times New Roman"/>
          <w:sz w:val="24"/>
          <w:szCs w:val="24"/>
        </w:rPr>
        <w:t xml:space="preserve">and </w:t>
      </w:r>
      <w:r w:rsidR="0087317F" w:rsidRPr="00F728C0">
        <w:rPr>
          <w:rFonts w:ascii="Times New Roman" w:hAnsi="Times New Roman"/>
          <w:sz w:val="24"/>
          <w:szCs w:val="24"/>
          <w:highlight w:val="yellow"/>
        </w:rPr>
        <w:t>Cavatassi et al.</w:t>
      </w:r>
      <w:del w:id="195" w:author="Editor 2" w:date="2026-05-09T06:26:00Z">
        <w:r w:rsidR="0087317F" w:rsidRPr="00F728C0">
          <w:rPr>
            <w:rFonts w:ascii="Times New Roman" w:hAnsi="Times New Roman"/>
            <w:sz w:val="24"/>
            <w:szCs w:val="24"/>
            <w:highlight w:val="yellow"/>
          </w:rPr>
          <w:delText>,</w:delText>
        </w:r>
      </w:del>
      <w:r w:rsidR="0087317F" w:rsidRPr="00F728C0">
        <w:rPr>
          <w:rFonts w:ascii="Times New Roman" w:hAnsi="Times New Roman"/>
          <w:sz w:val="24"/>
          <w:szCs w:val="24"/>
          <w:highlight w:val="yellow"/>
        </w:rPr>
        <w:t xml:space="preserve"> </w:t>
      </w:r>
      <w:ins w:id="196" w:author="Editor 2" w:date="2026-05-09T06:26:00Z">
        <w:r>
          <w:rPr>
            <w:rFonts w:ascii="Times New Roman" w:hAnsi="Times New Roman"/>
            <w:sz w:val="24"/>
            <w:szCs w:val="24"/>
            <w:highlight w:val="yellow"/>
          </w:rPr>
          <w:t>(</w:t>
        </w:r>
      </w:ins>
      <w:r w:rsidR="0087317F" w:rsidRPr="00F728C0">
        <w:rPr>
          <w:rFonts w:ascii="Times New Roman" w:hAnsi="Times New Roman"/>
          <w:sz w:val="24"/>
          <w:szCs w:val="24"/>
          <w:highlight w:val="yellow"/>
        </w:rPr>
        <w:t>2025</w:t>
      </w:r>
      <w:del w:id="197" w:author="Editor 2" w:date="2026-05-09T06:26:00Z">
        <w:r w:rsidR="0087317F" w:rsidRPr="00F728C0">
          <w:rPr>
            <w:rFonts w:ascii="Times New Roman" w:hAnsi="Times New Roman"/>
            <w:sz w:val="24"/>
            <w:szCs w:val="24"/>
            <w:highlight w:val="yellow"/>
          </w:rPr>
          <w:delText xml:space="preserve">, </w:delText>
        </w:r>
        <w:r w:rsidRPr="00F728C0">
          <w:rPr>
            <w:rFonts w:ascii="Times New Roman" w:hAnsi="Times New Roman"/>
            <w:sz w:val="24"/>
            <w:szCs w:val="24"/>
          </w:rPr>
          <w:delText>point out an</w:delText>
        </w:r>
      </w:del>
      <w:ins w:id="198" w:author="Editor 2" w:date="2026-05-09T06:26:00Z">
        <w:r>
          <w:rPr>
            <w:rFonts w:ascii="Times New Roman" w:hAnsi="Times New Roman"/>
            <w:sz w:val="24"/>
            <w:szCs w:val="24"/>
          </w:rPr>
          <w:t>) noted</w:t>
        </w:r>
      </w:ins>
      <w:r w:rsidRPr="00F728C0">
        <w:rPr>
          <w:rFonts w:ascii="Times New Roman" w:hAnsi="Times New Roman"/>
          <w:sz w:val="24"/>
          <w:szCs w:val="24"/>
        </w:rPr>
        <w:t xml:space="preserve"> important </w:t>
      </w:r>
      <w:del w:id="199" w:author="Editor 2" w:date="2026-05-09T06:26:00Z">
        <w:r w:rsidRPr="00F728C0">
          <w:rPr>
            <w:rFonts w:ascii="Times New Roman" w:hAnsi="Times New Roman"/>
            <w:sz w:val="24"/>
            <w:szCs w:val="24"/>
          </w:rPr>
          <w:delText>nuance</w:delText>
        </w:r>
      </w:del>
      <w:ins w:id="200" w:author="Editor 2" w:date="2026-05-09T06:26:00Z">
        <w:r>
          <w:rPr>
            <w:rFonts w:ascii="Times New Roman" w:hAnsi="Times New Roman"/>
            <w:sz w:val="24"/>
            <w:szCs w:val="24"/>
          </w:rPr>
          <w:t>nuances</w:t>
        </w:r>
      </w:ins>
      <w:r w:rsidRPr="00F728C0">
        <w:rPr>
          <w:rFonts w:ascii="Times New Roman" w:hAnsi="Times New Roman"/>
          <w:sz w:val="24"/>
          <w:szCs w:val="24"/>
        </w:rPr>
        <w:t>. The effectiveness of financial instruments largely depends on additional investments in infrastructure, education, and market institutions.</w:t>
      </w:r>
    </w:p>
    <w:p w14:paraId="48AE5A91" w14:textId="77777777" w:rsidR="001A35FB"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problem is that this aspect remains understudied. Two reasons can be identified. The first is methodological. Studies using cluster analysis to identify regional development patterns are extremely limited.</w:t>
      </w:r>
    </w:p>
    <w:p w14:paraId="63D55367" w14:textId="77777777" w:rsidR="001A35FB"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second is empirical. Studies combining econometrics and machine learning methods applied to the agricultural economy are virtually nonexistent.</w:t>
      </w:r>
    </w:p>
    <w:p w14:paraId="09ED7162" w14:textId="77777777" w:rsidR="001A35FB" w:rsidRPr="00F728C0" w:rsidRDefault="004029C0" w:rsidP="009B0CE1">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Our study aims to fill this gap. We integrate three analytical </w:t>
      </w:r>
      <w:del w:id="201" w:author="Editor 2" w:date="2026-05-09T06:26:00Z">
        <w:r w:rsidRPr="00F728C0">
          <w:rPr>
            <w:rFonts w:ascii="Times New Roman" w:hAnsi="Times New Roman"/>
            <w:sz w:val="24"/>
            <w:szCs w:val="24"/>
          </w:rPr>
          <w:delText>modules – TWFE</w:delText>
        </w:r>
      </w:del>
      <w:ins w:id="202" w:author="Editor 2" w:date="2026-05-09T06:26:00Z">
        <w:r w:rsidR="00A40E3E">
          <w:rPr>
            <w:rFonts w:ascii="Times New Roman" w:hAnsi="Times New Roman"/>
            <w:sz w:val="24"/>
            <w:szCs w:val="24"/>
          </w:rPr>
          <w:t>modules—TWFE</w:t>
        </w:r>
      </w:ins>
      <w:r w:rsidRPr="00F728C0">
        <w:rPr>
          <w:rFonts w:ascii="Times New Roman" w:hAnsi="Times New Roman"/>
          <w:sz w:val="24"/>
          <w:szCs w:val="24"/>
        </w:rPr>
        <w:t xml:space="preserve">, k-means, and </w:t>
      </w:r>
      <w:del w:id="203" w:author="Editor 2" w:date="2026-05-09T06:26:00Z">
        <w:r w:rsidRPr="00F728C0">
          <w:rPr>
            <w:rFonts w:ascii="Times New Roman" w:hAnsi="Times New Roman"/>
            <w:sz w:val="24"/>
            <w:szCs w:val="24"/>
          </w:rPr>
          <w:delText>Random Forest</w:delText>
        </w:r>
      </w:del>
      <w:ins w:id="204" w:author="Editor 2" w:date="2026-05-09T06:26:00Z">
        <w:r w:rsidR="00A40E3E">
          <w:rPr>
            <w:rFonts w:ascii="Times New Roman" w:hAnsi="Times New Roman"/>
            <w:sz w:val="24"/>
            <w:szCs w:val="24"/>
          </w:rPr>
          <w:t>random forest</w:t>
        </w:r>
      </w:ins>
      <w:r w:rsidRPr="00F728C0">
        <w:rPr>
          <w:rFonts w:ascii="Times New Roman" w:hAnsi="Times New Roman"/>
          <w:sz w:val="24"/>
          <w:szCs w:val="24"/>
        </w:rPr>
        <w:t>. This allows us not only to identify regional heterogeneity in Kazakhstan but also to assess the robustness of the results obtained.</w:t>
      </w:r>
    </w:p>
    <w:p w14:paraId="752383B5" w14:textId="77777777" w:rsidR="00DB6E6A" w:rsidRPr="00F728C0" w:rsidRDefault="004029C0" w:rsidP="00AF353B">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Aspects of the issues related to the impact of credit on women farmers in the Kazakhstan economy, which has its own specific characteristics, remain understudied, which reinforces the relevance of our research. We examined methodological approaches to </w:t>
      </w:r>
      <w:del w:id="205" w:author="Editor 2" w:date="2026-05-09T06:26:00Z">
        <w:r w:rsidRPr="00F728C0">
          <w:rPr>
            <w:rFonts w:ascii="Times New Roman" w:hAnsi="Times New Roman"/>
            <w:sz w:val="24"/>
            <w:szCs w:val="24"/>
          </w:rPr>
          <w:delText>assessing</w:delText>
        </w:r>
      </w:del>
      <w:ins w:id="206" w:author="Editor 2" w:date="2026-05-09T06:26:00Z">
        <w:r w:rsidR="00A40E3E">
          <w:rPr>
            <w:rFonts w:ascii="Times New Roman" w:hAnsi="Times New Roman"/>
            <w:sz w:val="24"/>
            <w:szCs w:val="24"/>
          </w:rPr>
          <w:t>assess</w:t>
        </w:r>
      </w:ins>
      <w:r w:rsidRPr="00F728C0">
        <w:rPr>
          <w:rFonts w:ascii="Times New Roman" w:hAnsi="Times New Roman"/>
          <w:sz w:val="24"/>
          <w:szCs w:val="24"/>
        </w:rPr>
        <w:t xml:space="preserve"> the impact of various types of credit on the economic situation of women in agriculture </w:t>
      </w:r>
      <w:del w:id="207" w:author="Editor 2" w:date="2026-05-09T06:26:00Z">
        <w:r w:rsidRPr="00F728C0">
          <w:rPr>
            <w:rFonts w:ascii="Times New Roman" w:hAnsi="Times New Roman"/>
            <w:sz w:val="24"/>
            <w:szCs w:val="24"/>
          </w:rPr>
          <w:delText xml:space="preserve">based </w:delText>
        </w:r>
      </w:del>
      <w:r w:rsidRPr="00F728C0">
        <w:rPr>
          <w:rFonts w:ascii="Times New Roman" w:hAnsi="Times New Roman"/>
          <w:sz w:val="24"/>
          <w:szCs w:val="24"/>
        </w:rPr>
        <w:t xml:space="preserve">on the </w:t>
      </w:r>
      <w:ins w:id="208" w:author="Editor 2" w:date="2026-05-09T06:26:00Z">
        <w:r w:rsidR="00A40E3E">
          <w:rPr>
            <w:rFonts w:ascii="Times New Roman" w:hAnsi="Times New Roman"/>
            <w:sz w:val="24"/>
            <w:szCs w:val="24"/>
          </w:rPr>
          <w:t xml:space="preserve">basis of the </w:t>
        </w:r>
      </w:ins>
      <w:r w:rsidRPr="00F728C0">
        <w:rPr>
          <w:rFonts w:ascii="Times New Roman" w:hAnsi="Times New Roman"/>
          <w:sz w:val="24"/>
          <w:szCs w:val="24"/>
        </w:rPr>
        <w:t xml:space="preserve">works </w:t>
      </w:r>
      <w:r w:rsidRPr="00F728C0">
        <w:rPr>
          <w:rFonts w:ascii="Times New Roman" w:hAnsi="Times New Roman"/>
          <w:sz w:val="24"/>
          <w:szCs w:val="24"/>
          <w:highlight w:val="yellow"/>
        </w:rPr>
        <w:t>of Awuor et al., 2021; Agarwal, 2018</w:t>
      </w:r>
      <w:r w:rsidR="0087317F" w:rsidRPr="00F728C0">
        <w:rPr>
          <w:rFonts w:ascii="Times New Roman" w:hAnsi="Times New Roman"/>
          <w:sz w:val="24"/>
          <w:szCs w:val="24"/>
        </w:rPr>
        <w:t xml:space="preserve">; </w:t>
      </w:r>
      <w:r w:rsidRPr="00F728C0">
        <w:rPr>
          <w:rFonts w:ascii="Times New Roman" w:hAnsi="Times New Roman"/>
          <w:sz w:val="24"/>
          <w:szCs w:val="24"/>
          <w:highlight w:val="yellow"/>
        </w:rPr>
        <w:t>Alemayehu &amp; Fenet, 2019</w:t>
      </w:r>
      <w:r w:rsidR="0087317F" w:rsidRPr="00F728C0">
        <w:rPr>
          <w:rFonts w:ascii="Times New Roman" w:hAnsi="Times New Roman"/>
          <w:sz w:val="24"/>
          <w:szCs w:val="24"/>
        </w:rPr>
        <w:t xml:space="preserve">; </w:t>
      </w:r>
      <w:r w:rsidRPr="00F728C0">
        <w:rPr>
          <w:rFonts w:ascii="Times New Roman" w:hAnsi="Times New Roman"/>
          <w:sz w:val="24"/>
          <w:szCs w:val="24"/>
          <w:highlight w:val="yellow"/>
        </w:rPr>
        <w:t>Huyer et al., 2024</w:t>
      </w:r>
      <w:r w:rsidR="0087317F" w:rsidRPr="00F728C0">
        <w:rPr>
          <w:rFonts w:ascii="Times New Roman" w:hAnsi="Times New Roman"/>
          <w:sz w:val="24"/>
          <w:szCs w:val="24"/>
        </w:rPr>
        <w:t xml:space="preserve">; </w:t>
      </w:r>
      <w:r w:rsidRPr="00F728C0">
        <w:rPr>
          <w:rFonts w:ascii="Times New Roman" w:hAnsi="Times New Roman"/>
          <w:sz w:val="24"/>
          <w:szCs w:val="24"/>
          <w:highlight w:val="yellow"/>
        </w:rPr>
        <w:t>Mare, 2017</w:t>
      </w:r>
      <w:r w:rsidRPr="00F728C0">
        <w:rPr>
          <w:rFonts w:ascii="Times New Roman" w:hAnsi="Times New Roman"/>
          <w:sz w:val="24"/>
          <w:szCs w:val="24"/>
        </w:rPr>
        <w:t>.</w:t>
      </w:r>
    </w:p>
    <w:p w14:paraId="6E809F0D" w14:textId="77777777" w:rsidR="00022F73" w:rsidRPr="00F728C0" w:rsidRDefault="00A40E3E" w:rsidP="0087317F">
      <w:pPr>
        <w:spacing w:line="240" w:lineRule="auto"/>
        <w:ind w:firstLine="720"/>
        <w:contextualSpacing/>
        <w:jc w:val="both"/>
        <w:rPr>
          <w:rFonts w:ascii="Times New Roman" w:hAnsi="Times New Roman"/>
          <w:b/>
          <w:sz w:val="24"/>
          <w:szCs w:val="24"/>
        </w:rPr>
      </w:pPr>
      <w:r w:rsidRPr="00F728C0">
        <w:rPr>
          <w:rFonts w:ascii="Times New Roman" w:hAnsi="Times New Roman"/>
          <w:sz w:val="24"/>
          <w:szCs w:val="24"/>
        </w:rPr>
        <w:t xml:space="preserve">There are also few studies by domestic researchers on this topic. The impact of women’s entrepreneurship on economic growth was examined in the works </w:t>
      </w:r>
      <w:r w:rsidR="0087317F" w:rsidRPr="00F728C0">
        <w:rPr>
          <w:rStyle w:val="a6"/>
          <w:rFonts w:ascii="Times New Roman" w:hAnsi="Times New Roman"/>
          <w:b w:val="0"/>
          <w:color w:val="0F1115"/>
          <w:sz w:val="24"/>
          <w:szCs w:val="24"/>
          <w:highlight w:val="yellow"/>
          <w:shd w:val="clear" w:color="auto" w:fill="FFFFFF"/>
        </w:rPr>
        <w:t>of Akybayeva et al., 2024; Bekturganova &amp; Kurmasheva, 2025</w:t>
      </w:r>
      <w:r w:rsidRPr="00F728C0">
        <w:rPr>
          <w:rFonts w:ascii="Times New Roman" w:hAnsi="Times New Roman"/>
          <w:b/>
          <w:color w:val="0F1115"/>
          <w:sz w:val="24"/>
          <w:szCs w:val="24"/>
          <w:highlight w:val="yellow"/>
          <w:shd w:val="clear" w:color="auto" w:fill="FFFFFF"/>
        </w:rPr>
        <w:t xml:space="preserve">; </w:t>
      </w:r>
      <w:r w:rsidRPr="00F728C0">
        <w:rPr>
          <w:rFonts w:ascii="Times New Roman" w:hAnsi="Times New Roman"/>
          <w:bCs/>
          <w:color w:val="0F1115"/>
          <w:sz w:val="24"/>
          <w:szCs w:val="24"/>
          <w:highlight w:val="yellow"/>
          <w:shd w:val="clear" w:color="auto" w:fill="FFFFFF"/>
        </w:rPr>
        <w:t>and</w:t>
      </w:r>
      <w:r w:rsidRPr="00F728C0">
        <w:rPr>
          <w:rFonts w:ascii="Times New Roman" w:hAnsi="Times New Roman"/>
          <w:b/>
          <w:color w:val="0F1115"/>
          <w:sz w:val="24"/>
          <w:szCs w:val="24"/>
          <w:highlight w:val="yellow"/>
          <w:shd w:val="clear" w:color="auto" w:fill="FFFFFF"/>
        </w:rPr>
        <w:t xml:space="preserve"> </w:t>
      </w:r>
      <w:r w:rsidRPr="00F728C0">
        <w:rPr>
          <w:rStyle w:val="a6"/>
          <w:rFonts w:ascii="Times New Roman" w:hAnsi="Times New Roman"/>
          <w:b w:val="0"/>
          <w:color w:val="0F1115"/>
          <w:sz w:val="24"/>
          <w:szCs w:val="24"/>
          <w:highlight w:val="yellow"/>
          <w:shd w:val="clear" w:color="auto" w:fill="FFFFFF"/>
        </w:rPr>
        <w:t>Kuldasheva &amp; Ahmad, 2025</w:t>
      </w:r>
      <w:r w:rsidRPr="00F728C0">
        <w:rPr>
          <w:rStyle w:val="a6"/>
          <w:rFonts w:ascii="Times New Roman" w:hAnsi="Times New Roman"/>
          <w:b w:val="0"/>
          <w:color w:val="0F1115"/>
          <w:sz w:val="24"/>
          <w:szCs w:val="24"/>
          <w:shd w:val="clear" w:color="auto" w:fill="FFFFFF"/>
        </w:rPr>
        <w:t>.</w:t>
      </w:r>
    </w:p>
    <w:p w14:paraId="5762AFEE" w14:textId="77777777" w:rsidR="00AF353B"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We </w:t>
      </w:r>
      <w:del w:id="209" w:author="Editor 2" w:date="2026-05-09T06:26:00Z">
        <w:r w:rsidRPr="00F728C0">
          <w:rPr>
            <w:rFonts w:ascii="Times New Roman" w:hAnsi="Times New Roman"/>
            <w:sz w:val="24"/>
            <w:szCs w:val="24"/>
          </w:rPr>
          <w:delText>integrated</w:delText>
        </w:r>
      </w:del>
      <w:ins w:id="210" w:author="Editor 2" w:date="2026-05-09T06:26:00Z">
        <w:r>
          <w:rPr>
            <w:rFonts w:ascii="Times New Roman" w:hAnsi="Times New Roman"/>
            <w:sz w:val="24"/>
            <w:szCs w:val="24"/>
          </w:rPr>
          <w:t>integrate</w:t>
        </w:r>
      </w:ins>
      <w:r w:rsidRPr="00F728C0">
        <w:rPr>
          <w:rFonts w:ascii="Times New Roman" w:hAnsi="Times New Roman"/>
          <w:sz w:val="24"/>
          <w:szCs w:val="24"/>
        </w:rPr>
        <w:t xml:space="preserve"> the technological and institutional approaches examined in the literature review to assess how lending interacts with an institutional factor such as women farmers’ access to land. Our study differs from previous </w:t>
      </w:r>
      <w:del w:id="211" w:author="Editor 2" w:date="2026-05-09T06:26:00Z">
        <w:r w:rsidRPr="00F728C0">
          <w:rPr>
            <w:rFonts w:ascii="Times New Roman" w:hAnsi="Times New Roman"/>
            <w:sz w:val="24"/>
            <w:szCs w:val="24"/>
          </w:rPr>
          <w:delText>ones</w:delText>
        </w:r>
      </w:del>
      <w:ins w:id="212" w:author="Editor 2" w:date="2026-05-09T06:26:00Z">
        <w:r>
          <w:rPr>
            <w:rFonts w:ascii="Times New Roman" w:hAnsi="Times New Roman"/>
            <w:sz w:val="24"/>
            <w:szCs w:val="24"/>
          </w:rPr>
          <w:t>studies</w:t>
        </w:r>
      </w:ins>
      <w:r w:rsidRPr="00F728C0">
        <w:rPr>
          <w:rFonts w:ascii="Times New Roman" w:hAnsi="Times New Roman"/>
          <w:sz w:val="24"/>
          <w:szCs w:val="24"/>
        </w:rPr>
        <w:t xml:space="preserve"> in that we attempt to empirically test whether credit support from financial institutions in Kazakhstan can compensate for limited access to land. Or does access to land remain a binding constraint that reduces the impact of lending?</w:t>
      </w:r>
    </w:p>
    <w:p w14:paraId="00042132" w14:textId="77777777" w:rsidR="00AF353B" w:rsidRPr="00F728C0" w:rsidRDefault="00AF353B" w:rsidP="003F55B4">
      <w:pPr>
        <w:spacing w:line="240" w:lineRule="auto"/>
        <w:ind w:firstLine="720"/>
        <w:contextualSpacing/>
        <w:jc w:val="both"/>
        <w:rPr>
          <w:rFonts w:ascii="Times New Roman" w:hAnsi="Times New Roman"/>
          <w:sz w:val="24"/>
          <w:szCs w:val="24"/>
        </w:rPr>
      </w:pPr>
    </w:p>
    <w:p w14:paraId="397A2593" w14:textId="77777777" w:rsidR="00E43B6B"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Research methodology</w:t>
      </w:r>
    </w:p>
    <w:p w14:paraId="1E004AE7" w14:textId="77777777" w:rsidR="00D9177D" w:rsidRPr="00F728C0" w:rsidRDefault="00557A0B" w:rsidP="00D9177D">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1. The systematic logic of the study’s design ensures a phased approach to addressing the following tasks: first, the presence of a causal relationship is verified (panel econometric analysis </w:t>
      </w:r>
      <w:r w:rsidR="00BA2F85" w:rsidRPr="00F728C0">
        <w:rPr>
          <w:rFonts w:ascii="Times New Roman" w:hAnsi="Times New Roman"/>
          <w:color w:val="0F1115"/>
          <w:sz w:val="24"/>
          <w:szCs w:val="24"/>
          <w:shd w:val="clear" w:color="auto" w:fill="FFFFFF"/>
        </w:rPr>
        <w:t>(</w:t>
      </w:r>
      <w:r w:rsidR="0069688B" w:rsidRPr="00F728C0">
        <w:rPr>
          <w:rFonts w:ascii="Times New Roman" w:hAnsi="Times New Roman"/>
          <w:sz w:val="24"/>
          <w:szCs w:val="24"/>
          <w:highlight w:val="yellow"/>
        </w:rPr>
        <w:t xml:space="preserve">Chiu et al., 2023; Lee &amp; Wooldridge, 2023; Wooldridge, 2025), </w:t>
      </w:r>
      <w:r w:rsidR="0069688B" w:rsidRPr="00F728C0">
        <w:rPr>
          <w:rFonts w:ascii="Times New Roman" w:hAnsi="Times New Roman"/>
          <w:sz w:val="24"/>
          <w:szCs w:val="24"/>
        </w:rPr>
        <w:t>then the structural context of the phenomenon is revealed (cluster analysis), and in the final stage, the predictive significance of the results is confirmed (machine learning methods).</w:t>
      </w:r>
    </w:p>
    <w:p w14:paraId="0C4640BC" w14:textId="77777777" w:rsidR="0069688B" w:rsidRPr="00F728C0" w:rsidRDefault="00BA2F85" w:rsidP="00557A0B">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Figure 1.</w:t>
      </w:r>
    </w:p>
    <w:p w14:paraId="7E2E2457" w14:textId="77777777" w:rsidR="0069688B" w:rsidRPr="00F728C0" w:rsidRDefault="00C90328" w:rsidP="003F55B4">
      <w:pPr>
        <w:spacing w:line="240" w:lineRule="auto"/>
        <w:ind w:firstLine="720"/>
        <w:contextualSpacing/>
        <w:jc w:val="both"/>
        <w:rPr>
          <w:rFonts w:ascii="Times New Roman" w:hAnsi="Times New Roman"/>
          <w:sz w:val="24"/>
          <w:szCs w:val="24"/>
        </w:rPr>
      </w:pPr>
      <w:r>
        <w:rPr>
          <w:noProof/>
        </w:rPr>
      </w:r>
      <w:r>
        <w:pict>
          <v:group id="Полотно 256" o:spid="_x0000_s1033" editas="canvas" style="width:467.75pt;height:406.35pt;mso-position-horizontal-relative:char;mso-position-vertical-relative:line" coordsize="59404,51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">
            <v:shape id="_x0000_s1034" type="#_x0000_t75" style="position:absolute;width:59404;height:51606;visibility:visible">
              <v:fill o:detectmouseclick="t"/>
              <v:path o:connecttype="none"/>
            </v:shape>
            <v:shapetype id="_x0000_t202" coordsize="21600,21600" o:spt="202" path="m,l,21600r21600,l21600,xe">
              <v:stroke joinstyle="miter"/>
              <v:path gradientshapeok="t" o:connecttype="rect"/>
            </v:shapetype>
            <v:shape id="Text Box 258" o:spid="_x0000_s1035" type="#_x0000_t202" style="position:absolute;left:1193;top:1238;width:53569;height:647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">
              <v:textbox>
                <w:txbxContent>
                  <w:p w14:paraId="2077520C" w14:textId="77777777" w:rsidR="00D7007A" w:rsidRPr="00661106" w:rsidRDefault="00A40E3E" w:rsidP="0069688B">
                    <w:pPr>
                      <w:pStyle w:val="HTML"/>
                      <w:jc w:val="center"/>
                      <w:rPr>
                        <w:rFonts w:ascii="Times New Roman" w:hAnsi="Times New Roman" w:cs="Times New Roman"/>
                        <w:color w:val="0F1115"/>
                      </w:rPr>
                    </w:pPr>
                    <w:r w:rsidRPr="00661106">
                      <w:rPr>
                        <w:rFonts w:ascii="Times New Roman" w:hAnsi="Times New Roman" w:cs="Times New Roman"/>
                        <w:color w:val="0F1115"/>
                      </w:rPr>
                      <w:t>PANEL DATA</w:t>
                    </w:r>
                  </w:p>
                  <w:p w14:paraId="1C9365F0" w14:textId="77777777" w:rsidR="00D7007A" w:rsidRPr="00661106" w:rsidRDefault="00A40E3E" w:rsidP="0069688B">
                    <w:pPr>
                      <w:pStyle w:val="HTML"/>
                      <w:jc w:val="center"/>
                      <w:rPr>
                        <w:rFonts w:ascii="Times New Roman" w:hAnsi="Times New Roman" w:cs="Times New Roman"/>
                        <w:color w:val="0F1115"/>
                      </w:rPr>
                    </w:pPr>
                    <w:r w:rsidRPr="00661106">
                      <w:rPr>
                        <w:rFonts w:ascii="Times New Roman" w:hAnsi="Times New Roman" w:cs="Times New Roman"/>
                        <w:color w:val="0F1115"/>
                      </w:rPr>
                      <w:t>20 regions of Kazakhstan, 2015–2024</w:t>
                    </w:r>
                  </w:p>
                  <w:p w14:paraId="5DBA57EA" w14:textId="77777777" w:rsidR="00D7007A" w:rsidRPr="003C7CAE" w:rsidRDefault="00A40E3E" w:rsidP="0069688B">
                    <w:pPr>
                      <w:pStyle w:val="HTML"/>
                      <w:jc w:val="center"/>
                      <w:rPr>
                        <w:rFonts w:ascii="Times New Roman" w:hAnsi="Times New Roman" w:cs="Times New Roman"/>
                        <w:color w:val="0F1115"/>
                        <w:lang w:val="ru-RU"/>
                      </w:rPr>
                    </w:pPr>
                    <w:r w:rsidRPr="00661106">
                      <w:rPr>
                        <w:rFonts w:ascii="Times New Roman" w:hAnsi="Times New Roman" w:cs="Times New Roman"/>
                        <w:color w:val="0F1115"/>
                      </w:rPr>
                      <w:t xml:space="preserve">  </w:t>
                    </w:r>
                    <w:r w:rsidRPr="003C7CAE">
                      <w:rPr>
                        <w:rFonts w:ascii="Times New Roman" w:hAnsi="Times New Roman" w:cs="Times New Roman"/>
                        <w:color w:val="0F1115"/>
                      </w:rPr>
                      <w:t>(175 observations, N=175)</w:t>
                    </w:r>
                  </w:p>
                  <w:p w14:paraId="50CBA0E5" w14:textId="77777777" w:rsidR="00D7007A" w:rsidRPr="003C7CAE" w:rsidRDefault="00D7007A" w:rsidP="0069688B">
                    <w:pPr>
                      <w:spacing w:line="240" w:lineRule="auto"/>
                      <w:jc w:val="center"/>
                      <w:rPr>
                        <w:rFonts w:ascii="Times New Roman" w:hAnsi="Times New Roman"/>
                        <w:b/>
                        <w:sz w:val="28"/>
                        <w:szCs w:val="28"/>
                        <w:lang w:val="ru-RU"/>
                      </w:rPr>
                    </w:pPr>
                  </w:p>
                </w:txbxContent>
              </v:textbox>
            </v:shape>
            <v:shape id="Text Box 265" o:spid="_x0000_s1036" type="#_x0000_t202" style="position:absolute;left:3003;top:13556;width:23093;height:2163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">
              <v:textbox>
                <w:txbxContent>
                  <w:p w14:paraId="22A42BC9" w14:textId="77777777" w:rsidR="00D7007A" w:rsidRPr="00661106" w:rsidRDefault="00A40E3E" w:rsidP="0069688B">
                    <w:pPr>
                      <w:pStyle w:val="HTML"/>
                      <w:wordWrap w:val="0"/>
                      <w:spacing w:line="330" w:lineRule="atLeast"/>
                      <w:contextualSpacing/>
                      <w:rPr>
                        <w:rFonts w:ascii="Times New Roman" w:hAnsi="Times New Roman" w:cs="Times New Roman"/>
                        <w:color w:val="0F1115"/>
                      </w:rPr>
                    </w:pPr>
                    <w:r w:rsidRPr="00661106">
                      <w:rPr>
                        <w:rFonts w:ascii="Times New Roman" w:hAnsi="Times New Roman" w:cs="Times New Roman"/>
                        <w:color w:val="0F1115"/>
                      </w:rPr>
                      <w:t>PRELIMINARY ANALYSIS</w:t>
                    </w:r>
                  </w:p>
                  <w:p w14:paraId="0F307A0A" w14:textId="77777777" w:rsidR="00D7007A" w:rsidRPr="00661106" w:rsidRDefault="00A40E3E" w:rsidP="0069688B">
                    <w:pPr>
                      <w:pStyle w:val="HTML"/>
                      <w:wordWrap w:val="0"/>
                      <w:spacing w:line="330" w:lineRule="atLeast"/>
                      <w:contextualSpacing/>
                      <w:rPr>
                        <w:rFonts w:ascii="Times New Roman" w:hAnsi="Times New Roman" w:cs="Times New Roman"/>
                        <w:color w:val="0F1115"/>
                      </w:rPr>
                    </w:pPr>
                    <w:r w:rsidRPr="00661106">
                      <w:rPr>
                        <w:rFonts w:ascii="Times New Roman" w:hAnsi="Times New Roman" w:cs="Times New Roman"/>
                        <w:color w:val="0F1115"/>
                      </w:rPr>
                      <w:t xml:space="preserve"> • Logarithmic transformation log(1+x)</w:t>
                    </w:r>
                  </w:p>
                  <w:p w14:paraId="51C69811" w14:textId="77777777" w:rsidR="00D7007A" w:rsidRPr="00661106" w:rsidRDefault="00A40E3E" w:rsidP="0069688B">
                    <w:pPr>
                      <w:pStyle w:val="HTML"/>
                      <w:wordWrap w:val="0"/>
                      <w:spacing w:line="330" w:lineRule="atLeast"/>
                      <w:contextualSpacing/>
                      <w:rPr>
                        <w:rFonts w:ascii="Times New Roman" w:hAnsi="Times New Roman" w:cs="Times New Roman"/>
                        <w:color w:val="0F1115"/>
                      </w:rPr>
                    </w:pPr>
                    <w:r w:rsidRPr="00661106">
                      <w:rPr>
                        <w:rFonts w:ascii="Times New Roman" w:hAnsi="Times New Roman" w:cs="Times New Roman"/>
                        <w:color w:val="0F1115"/>
                      </w:rPr>
                      <w:t>• Handling of missing values</w:t>
                    </w:r>
                  </w:p>
                  <w:p w14:paraId="4AC49420" w14:textId="77777777" w:rsidR="00D9177D" w:rsidRDefault="00A40E3E" w:rsidP="0069688B">
                    <w:pPr>
                      <w:pStyle w:val="HTML"/>
                      <w:wordWrap w:val="0"/>
                      <w:spacing w:line="330" w:lineRule="atLeast"/>
                      <w:contextualSpacing/>
                      <w:rPr>
                        <w:rFonts w:ascii="Times New Roman" w:hAnsi="Times New Roman" w:cs="Times New Roman"/>
                        <w:color w:val="0F1115"/>
                      </w:rPr>
                    </w:pPr>
                    <w:r w:rsidRPr="00661106">
                      <w:rPr>
                        <w:rFonts w:ascii="Times New Roman" w:hAnsi="Times New Roman" w:cs="Times New Roman"/>
                        <w:color w:val="0F1115"/>
                      </w:rPr>
                      <w:t xml:space="preserve"> • Descriptive statistics and correlation</w:t>
                    </w:r>
                  </w:p>
                  <w:p w14:paraId="72736231" w14:textId="77777777" w:rsidR="00D7007A" w:rsidRPr="00661106" w:rsidRDefault="00A40E3E" w:rsidP="0069688B">
                    <w:pPr>
                      <w:pStyle w:val="HTML"/>
                      <w:wordWrap w:val="0"/>
                      <w:spacing w:line="330" w:lineRule="atLeast"/>
                      <w:contextualSpacing/>
                      <w:rPr>
                        <w:rFonts w:ascii="Times New Roman" w:hAnsi="Times New Roman" w:cs="Times New Roman"/>
                        <w:color w:val="0F1115"/>
                      </w:rPr>
                    </w:pPr>
                    <w:r w:rsidRPr="00661106">
                      <w:rPr>
                        <w:rFonts w:ascii="Times New Roman" w:hAnsi="Times New Roman" w:cs="Times New Roman"/>
                        <w:color w:val="0F1115"/>
                      </w:rPr>
                      <w:t>analysis</w:t>
                    </w:r>
                  </w:p>
                  <w:p w14:paraId="4F8AF872" w14:textId="77777777" w:rsidR="00D7007A" w:rsidRPr="003C7CAE" w:rsidRDefault="00A40E3E" w:rsidP="0069688B">
                    <w:pPr>
                      <w:pStyle w:val="HTML"/>
                      <w:wordWrap w:val="0"/>
                      <w:spacing w:line="330" w:lineRule="atLeast"/>
                      <w:contextualSpacing/>
                      <w:rPr>
                        <w:rFonts w:ascii="Times New Roman" w:hAnsi="Times New Roman" w:cs="Times New Roman"/>
                        <w:color w:val="0F1115"/>
                        <w:lang w:val="ru-RU"/>
                      </w:rPr>
                    </w:pPr>
                    <w:r w:rsidRPr="00661106">
                      <w:rPr>
                        <w:rFonts w:ascii="Times New Roman" w:hAnsi="Times New Roman" w:cs="Times New Roman"/>
                        <w:color w:val="0F1115"/>
                      </w:rPr>
                      <w:t xml:space="preserve">  </w:t>
                    </w:r>
                    <w:r w:rsidRPr="003C7CAE">
                      <w:rPr>
                        <w:rFonts w:ascii="Times New Roman" w:hAnsi="Times New Roman" w:cs="Times New Roman"/>
                        <w:color w:val="0F1115"/>
                      </w:rPr>
                      <w:t>• Multicollinearity</w:t>
                    </w:r>
                    <w:r w:rsidR="00D9177D">
                      <w:rPr>
                        <w:rFonts w:ascii="Times New Roman" w:hAnsi="Times New Roman" w:cs="Times New Roman"/>
                        <w:color w:val="0F1115"/>
                      </w:rPr>
                      <w:t xml:space="preserve"> </w:t>
                    </w:r>
                    <w:r w:rsidRPr="003C7CAE">
                      <w:rPr>
                        <w:rFonts w:ascii="Times New Roman" w:hAnsi="Times New Roman" w:cs="Times New Roman"/>
                        <w:color w:val="0F1115"/>
                      </w:rPr>
                      <w:t>test (VIF)</w:t>
                    </w:r>
                  </w:p>
                  <w:p w14:paraId="216A16FD" w14:textId="77777777" w:rsidR="00D7007A" w:rsidRPr="00D55358" w:rsidRDefault="00D7007A" w:rsidP="0069688B">
                    <w:pPr>
                      <w:jc w:val="center"/>
                      <w:rPr>
                        <w:rFonts w:ascii="Times New Roman" w:hAnsi="Times New Roman"/>
                        <w:sz w:val="24"/>
                        <w:szCs w:val="24"/>
                        <w:lang w:val="ru-RU"/>
                      </w:rPr>
                    </w:pPr>
                  </w:p>
                </w:txbxContent>
              </v:textbox>
            </v:shape>
            <v:shapetype id="_x0000_t32" coordsize="21600,21600" o:spt="32" o:oned="t" path="m,l21600,21600e" filled="f">
              <v:path arrowok="t" fillok="f" o:connecttype="none"/>
              <o:lock v:ext="edit" shapetype="t"/>
            </v:shapetype>
            <v:shape id="AutoShape 266" o:spid="_x0000_s1037" type="#_x0000_t32" style="position:absolute;left:26096;top:15750;width:4917;height:17;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">
              <v:stroke endarrow="block"/>
            </v:shape>
            <v:shape id="AutoShape 268" o:spid="_x0000_s1038" type="#_x0000_t32" style="position:absolute;left:26195;top:25172;width:4909;height:8;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">
              <v:stroke endarrow="block"/>
            </v:shape>
            <v:shape id="Text Box 269" o:spid="_x0000_s1039" type="#_x0000_t202" style="position:absolute;left:31102;top:10096;width:27616;height:2800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">
              <v:textbox>
                <w:txbxContent>
                  <w:p w14:paraId="7DB118F2" w14:textId="77777777" w:rsidR="00D7007A" w:rsidRPr="00661106" w:rsidRDefault="00A40E3E" w:rsidP="0069688B">
                    <w:pPr>
                      <w:pStyle w:val="HTML"/>
                      <w:wordWrap w:val="0"/>
                      <w:spacing w:line="330" w:lineRule="atLeast"/>
                      <w:jc w:val="center"/>
                      <w:rPr>
                        <w:rFonts w:ascii="Times New Roman" w:hAnsi="Times New Roman" w:cs="Times New Roman"/>
                        <w:color w:val="0F1115"/>
                      </w:rPr>
                    </w:pPr>
                    <w:r w:rsidRPr="00661106">
                      <w:rPr>
                        <w:rFonts w:ascii="Times New Roman" w:hAnsi="Times New Roman" w:cs="Times New Roman"/>
                        <w:color w:val="0F1115"/>
                      </w:rPr>
                      <w:t>BASIC METHODS</w:t>
                    </w:r>
                  </w:p>
                  <w:p w14:paraId="0E16F287" w14:textId="77777777" w:rsidR="00D7007A" w:rsidRPr="00661106" w:rsidRDefault="00A40E3E" w:rsidP="0069688B">
                    <w:pPr>
                      <w:pStyle w:val="HTML"/>
                      <w:wordWrap w:val="0"/>
                      <w:spacing w:line="330" w:lineRule="atLeast"/>
                      <w:jc w:val="center"/>
                      <w:rPr>
                        <w:rFonts w:ascii="Times New Roman" w:hAnsi="Times New Roman" w:cs="Times New Roman"/>
                        <w:b/>
                        <w:color w:val="0F1115"/>
                      </w:rPr>
                    </w:pPr>
                    <w:r w:rsidRPr="00661106">
                      <w:rPr>
                        <w:rFonts w:ascii="Times New Roman" w:hAnsi="Times New Roman" w:cs="Times New Roman"/>
                        <w:b/>
                        <w:color w:val="0F1115"/>
                      </w:rPr>
                      <w:t>Module 1 Econometrics</w:t>
                    </w:r>
                  </w:p>
                  <w:p w14:paraId="2162ED33" w14:textId="77777777" w:rsidR="00D7007A" w:rsidRPr="00661106" w:rsidRDefault="00A40E3E" w:rsidP="0069688B">
                    <w:pPr>
                      <w:pStyle w:val="HTML"/>
                      <w:wordWrap w:val="0"/>
                      <w:spacing w:line="330" w:lineRule="atLeast"/>
                      <w:rPr>
                        <w:rFonts w:ascii="Times New Roman" w:hAnsi="Times New Roman" w:cs="Times New Roman"/>
                        <w:color w:val="0F1115"/>
                      </w:rPr>
                    </w:pPr>
                    <w:r w:rsidRPr="00DD2FCE">
                      <w:rPr>
                        <w:rFonts w:ascii="Times New Roman" w:hAnsi="Times New Roman" w:cs="Times New Roman"/>
                        <w:color w:val="000000"/>
                      </w:rPr>
                      <w:t>Pooled OLS and TWFE</w:t>
                    </w:r>
                  </w:p>
                  <w:p w14:paraId="6B32944B" w14:textId="77777777" w:rsidR="00D7007A" w:rsidRPr="00661106" w:rsidRDefault="00A40E3E" w:rsidP="0069688B">
                    <w:pPr>
                      <w:jc w:val="center"/>
                      <w:rPr>
                        <w:rFonts w:ascii="Times New Roman" w:hAnsi="Times New Roman"/>
                        <w:b/>
                        <w:sz w:val="20"/>
                        <w:szCs w:val="20"/>
                      </w:rPr>
                    </w:pPr>
                    <w:r w:rsidRPr="00661106">
                      <w:rPr>
                        <w:rFonts w:ascii="Times New Roman" w:hAnsi="Times New Roman"/>
                        <w:b/>
                        <w:sz w:val="20"/>
                        <w:szCs w:val="20"/>
                      </w:rPr>
                      <w:t>Module 2 Clustering</w:t>
                    </w:r>
                  </w:p>
                  <w:p w14:paraId="0E6FE820" w14:textId="77777777" w:rsidR="00D7007A" w:rsidRPr="00661106" w:rsidRDefault="00A40E3E" w:rsidP="0069688B">
                    <w:pPr>
                      <w:pStyle w:val="HTML"/>
                      <w:wordWrap w:val="0"/>
                      <w:spacing w:line="330" w:lineRule="atLeast"/>
                      <w:rPr>
                        <w:rFonts w:ascii="Times New Roman" w:hAnsi="Times New Roman" w:cs="Times New Roman"/>
                        <w:color w:val="0F1115"/>
                      </w:rPr>
                    </w:pPr>
                    <w:r w:rsidRPr="00DD2FCE">
                      <w:rPr>
                        <w:rFonts w:ascii="Times New Roman" w:hAnsi="Times New Roman" w:cs="Times New Roman"/>
                        <w:color w:val="0F1115"/>
                      </w:rPr>
                      <w:t>k-means</w:t>
                    </w:r>
                  </w:p>
                  <w:p w14:paraId="7628D63C" w14:textId="77777777" w:rsidR="00D7007A" w:rsidRPr="00661106" w:rsidRDefault="00A40E3E" w:rsidP="0069688B">
                    <w:pPr>
                      <w:pStyle w:val="HTML"/>
                      <w:wordWrap w:val="0"/>
                      <w:spacing w:line="330" w:lineRule="atLeast"/>
                      <w:rPr>
                        <w:rFonts w:ascii="Times New Roman" w:hAnsi="Times New Roman" w:cs="Times New Roman"/>
                        <w:color w:val="0F1115"/>
                      </w:rPr>
                    </w:pPr>
                    <w:r w:rsidRPr="00661106">
                      <w:rPr>
                        <w:rFonts w:ascii="Times New Roman" w:hAnsi="Times New Roman" w:cs="Times New Roman"/>
                        <w:color w:val="0F1115"/>
                      </w:rPr>
                      <w:t>2 clusters</w:t>
                    </w:r>
                  </w:p>
                  <w:p w14:paraId="17AFA7FF" w14:textId="77777777" w:rsidR="00D7007A" w:rsidRPr="00661106" w:rsidRDefault="00A40E3E" w:rsidP="0069688B">
                    <w:pPr>
                      <w:pStyle w:val="HTML"/>
                      <w:wordWrap w:val="0"/>
                      <w:spacing w:line="330" w:lineRule="atLeast"/>
                      <w:jc w:val="center"/>
                      <w:rPr>
                        <w:rFonts w:ascii="Times New Roman" w:hAnsi="Times New Roman" w:cs="Times New Roman"/>
                        <w:b/>
                        <w:color w:val="0F1115"/>
                      </w:rPr>
                    </w:pPr>
                    <w:r w:rsidRPr="00661106">
                      <w:rPr>
                        <w:rFonts w:ascii="Times New Roman" w:hAnsi="Times New Roman" w:cs="Times New Roman"/>
                        <w:b/>
                        <w:color w:val="0F1115"/>
                      </w:rPr>
                      <w:t>Module 3 Machine Learning</w:t>
                    </w:r>
                  </w:p>
                  <w:p w14:paraId="48CCA034" w14:textId="77777777" w:rsidR="00D7007A" w:rsidRPr="00DD2FCE" w:rsidRDefault="00A40E3E" w:rsidP="0069688B">
                    <w:pPr>
                      <w:pStyle w:val="HTML"/>
                      <w:wordWrap w:val="0"/>
                      <w:spacing w:line="330" w:lineRule="atLeast"/>
                      <w:rPr>
                        <w:rFonts w:ascii="Times New Roman" w:hAnsi="Times New Roman" w:cs="Times New Roman"/>
                        <w:color w:val="1F2328"/>
                      </w:rPr>
                    </w:pPr>
                    <w:r w:rsidRPr="00DD2FCE">
                      <w:rPr>
                        <w:rFonts w:ascii="Times New Roman" w:hAnsi="Times New Roman" w:cs="Times New Roman"/>
                        <w:color w:val="1F2328"/>
                      </w:rPr>
                      <w:t>Random Forest</w:t>
                    </w:r>
                  </w:p>
                  <w:p w14:paraId="6D2AB810" w14:textId="77777777" w:rsidR="00D7007A" w:rsidRPr="00DD2FCE" w:rsidRDefault="00A40E3E" w:rsidP="0069688B">
                    <w:pPr>
                      <w:pStyle w:val="HTML"/>
                      <w:wordWrap w:val="0"/>
                      <w:spacing w:line="330" w:lineRule="atLeast"/>
                      <w:rPr>
                        <w:rFonts w:ascii="Times New Roman" w:hAnsi="Times New Roman" w:cs="Times New Roman"/>
                        <w:color w:val="0F1115"/>
                      </w:rPr>
                    </w:pPr>
                    <w:r w:rsidRPr="00DD2FCE">
                      <w:rPr>
                        <w:rFonts w:ascii="Times New Roman" w:hAnsi="Times New Roman" w:cs="Times New Roman"/>
                        <w:color w:val="0F1115"/>
                      </w:rPr>
                      <w:t>Feature Imp</w:t>
                    </w:r>
                  </w:p>
                  <w:p w14:paraId="1AE44177" w14:textId="77777777" w:rsidR="00D7007A" w:rsidRPr="00DD2FCE" w:rsidRDefault="00A40E3E" w:rsidP="0069688B">
                    <w:pPr>
                      <w:pStyle w:val="HTML"/>
                      <w:wordWrap w:val="0"/>
                      <w:spacing w:line="330" w:lineRule="atLeast"/>
                      <w:rPr>
                        <w:rFonts w:ascii="Times New Roman" w:hAnsi="Times New Roman" w:cs="Times New Roman"/>
                        <w:color w:val="0F1115"/>
                      </w:rPr>
                    </w:pPr>
                    <w:r w:rsidRPr="00DD2FCE">
                      <w:rPr>
                        <w:rFonts w:ascii="Times New Roman" w:hAnsi="Times New Roman" w:cs="Times New Roman"/>
                        <w:color w:val="0F1115"/>
                      </w:rPr>
                      <w:t>PDP plots</w:t>
                    </w:r>
                  </w:p>
                  <w:p w14:paraId="41B02B40" w14:textId="77777777" w:rsidR="00D7007A" w:rsidRPr="0069688B" w:rsidRDefault="00D7007A" w:rsidP="0069688B">
                    <w:pPr>
                      <w:pStyle w:val="HTML"/>
                      <w:wordWrap w:val="0"/>
                      <w:spacing w:line="330" w:lineRule="atLeast"/>
                      <w:rPr>
                        <w:rFonts w:ascii="Consolas" w:hAnsi="Consolas"/>
                        <w:color w:val="0F1115"/>
                      </w:rPr>
                    </w:pPr>
                  </w:p>
                  <w:p w14:paraId="1E7818DC" w14:textId="77777777" w:rsidR="00D7007A" w:rsidRPr="0069688B" w:rsidRDefault="00D7007A" w:rsidP="0069688B">
                    <w:pPr>
                      <w:jc w:val="center"/>
                      <w:rPr>
                        <w:rFonts w:ascii="Times New Roman" w:hAnsi="Times New Roman"/>
                        <w:sz w:val="24"/>
                        <w:szCs w:val="24"/>
                      </w:rPr>
                    </w:pPr>
                  </w:p>
                </w:txbxContent>
              </v:textbox>
            </v:shape>
            <v:shape id="Text Box 272" o:spid="_x0000_s1040" type="#_x0000_t202" style="position:absolute;left:3092;top:40347;width:54915;height:112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">
              <v:textbox>
                <w:txbxContent>
                  <w:p w14:paraId="40518F24" w14:textId="77777777" w:rsidR="00D7007A" w:rsidRPr="00661106" w:rsidRDefault="00A40E3E" w:rsidP="0069688B">
                    <w:pPr>
                      <w:jc w:val="center"/>
                      <w:rPr>
                        <w:rFonts w:ascii="Times New Roman" w:hAnsi="Times New Roman"/>
                        <w:b/>
                        <w:sz w:val="28"/>
                        <w:szCs w:val="28"/>
                      </w:rPr>
                    </w:pPr>
                    <w:r w:rsidRPr="00661106">
                      <w:rPr>
                        <w:rFonts w:ascii="Times New Roman" w:hAnsi="Times New Roman"/>
                        <w:b/>
                        <w:sz w:val="28"/>
                        <w:szCs w:val="28"/>
                      </w:rPr>
                      <w:t>Results</w:t>
                    </w:r>
                  </w:p>
                  <w:p w14:paraId="13ED2BC7" w14:textId="77777777" w:rsidR="00D7007A" w:rsidRPr="00661106" w:rsidRDefault="00A40E3E" w:rsidP="00BA2F85">
                    <w:pPr>
                      <w:pStyle w:val="HTML"/>
                      <w:wordWrap w:val="0"/>
                      <w:contextualSpacing/>
                      <w:jc w:val="center"/>
                      <w:rPr>
                        <w:rFonts w:ascii="Times New Roman" w:hAnsi="Times New Roman" w:cs="Times New Roman"/>
                        <w:color w:val="0F1115"/>
                      </w:rPr>
                    </w:pPr>
                    <w:r w:rsidRPr="00661106">
                      <w:rPr>
                        <w:rFonts w:ascii="Times New Roman" w:hAnsi="Times New Roman" w:cs="Times New Roman"/>
                        <w:color w:val="0F1115"/>
                      </w:rPr>
                      <w:t>Integration of Findings</w:t>
                    </w:r>
                  </w:p>
                  <w:p w14:paraId="0CB52F0A" w14:textId="77777777" w:rsidR="00D7007A" w:rsidRPr="00661106" w:rsidRDefault="00A40E3E" w:rsidP="00BA2F85">
                    <w:pPr>
                      <w:pStyle w:val="HTML"/>
                      <w:wordWrap w:val="0"/>
                      <w:contextualSpacing/>
                      <w:jc w:val="center"/>
                      <w:rPr>
                        <w:rFonts w:ascii="Times New Roman" w:hAnsi="Times New Roman" w:cs="Times New Roman"/>
                        <w:color w:val="0F1115"/>
                      </w:rPr>
                    </w:pPr>
                    <w:r w:rsidRPr="00661106">
                      <w:rPr>
                        <w:rFonts w:ascii="Times New Roman" w:hAnsi="Times New Roman" w:cs="Times New Roman"/>
                        <w:color w:val="0F1115"/>
                      </w:rPr>
                      <w:t>Causality</w:t>
                    </w:r>
                  </w:p>
                  <w:p w14:paraId="1DDA3986" w14:textId="77777777" w:rsidR="00D7007A" w:rsidRPr="00661106" w:rsidRDefault="00A40E3E" w:rsidP="00BA2F85">
                    <w:pPr>
                      <w:pStyle w:val="HTML"/>
                      <w:wordWrap w:val="0"/>
                      <w:contextualSpacing/>
                      <w:jc w:val="center"/>
                      <w:rPr>
                        <w:rFonts w:ascii="Times New Roman" w:hAnsi="Times New Roman" w:cs="Times New Roman"/>
                        <w:color w:val="0F1115"/>
                      </w:rPr>
                    </w:pPr>
                    <w:r w:rsidRPr="00661106">
                      <w:rPr>
                        <w:rFonts w:ascii="Times New Roman" w:hAnsi="Times New Roman" w:cs="Times New Roman"/>
                        <w:color w:val="0F1115"/>
                      </w:rPr>
                      <w:t>Heterogeneity</w:t>
                    </w:r>
                  </w:p>
                  <w:p w14:paraId="57DD8792" w14:textId="77777777" w:rsidR="00D7007A" w:rsidRPr="00BA2F85" w:rsidRDefault="00A40E3E" w:rsidP="00BA2F85">
                    <w:pPr>
                      <w:pStyle w:val="HTML"/>
                      <w:wordWrap w:val="0"/>
                      <w:spacing w:line="330" w:lineRule="atLeast"/>
                      <w:jc w:val="center"/>
                      <w:rPr>
                        <w:rFonts w:ascii="Times New Roman" w:hAnsi="Times New Roman" w:cs="Times New Roman"/>
                        <w:color w:val="0F1115"/>
                        <w:lang w:val="ru-RU"/>
                      </w:rPr>
                    </w:pPr>
                    <w:r w:rsidRPr="00BA2F85">
                      <w:rPr>
                        <w:rFonts w:ascii="Times New Roman" w:hAnsi="Times New Roman" w:cs="Times New Roman"/>
                        <w:color w:val="0F1115"/>
                      </w:rPr>
                      <w:t>Prediction</w:t>
                    </w:r>
                  </w:p>
                  <w:p w14:paraId="68A6C73A" w14:textId="77777777" w:rsidR="00D7007A" w:rsidRPr="00A0534C" w:rsidRDefault="00D7007A" w:rsidP="0069688B">
                    <w:pPr>
                      <w:jc w:val="center"/>
                      <w:rPr>
                        <w:rFonts w:ascii="Times New Roman" w:hAnsi="Times New Roman"/>
                        <w:b/>
                        <w:sz w:val="28"/>
                        <w:szCs w:val="28"/>
                        <w:lang w:val="ru-RU"/>
                      </w:rPr>
                    </w:pP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277" o:spid="_x0000_s1041" type="#_x0000_t67" style="position:absolute;left:26098;top:8401;width:4858;height:515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">
              <v:textbox style="layout-flow:vertical-ideographic"/>
            </v:shape>
            <v:shape id="AutoShape 278" o:spid="_x0000_s1042" type="#_x0000_t67" style="position:absolute;left:26098;top:35191;width:4858;height:516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">
              <v:textbox style="layout-flow:vertical-ideographic"/>
            </v:shape>
            <w10:anchorlock/>
          </v:group>
        </w:pict>
      </w:r>
    </w:p>
    <w:p w14:paraId="4B3518B6" w14:textId="77777777" w:rsidR="0069688B" w:rsidRPr="00F728C0" w:rsidRDefault="0069688B" w:rsidP="003F55B4">
      <w:pPr>
        <w:spacing w:line="240" w:lineRule="auto"/>
        <w:ind w:firstLine="720"/>
        <w:contextualSpacing/>
        <w:jc w:val="both"/>
        <w:rPr>
          <w:rFonts w:ascii="Times New Roman" w:hAnsi="Times New Roman"/>
          <w:sz w:val="24"/>
          <w:szCs w:val="24"/>
        </w:rPr>
      </w:pPr>
    </w:p>
    <w:p w14:paraId="4F01E8BD" w14:textId="77777777" w:rsidR="0069688B" w:rsidRPr="00F728C0" w:rsidRDefault="0069688B" w:rsidP="003F55B4">
      <w:pPr>
        <w:spacing w:line="240" w:lineRule="auto"/>
        <w:ind w:firstLine="720"/>
        <w:contextualSpacing/>
        <w:jc w:val="both"/>
        <w:rPr>
          <w:rFonts w:ascii="Times New Roman" w:hAnsi="Times New Roman"/>
          <w:sz w:val="24"/>
          <w:szCs w:val="24"/>
        </w:rPr>
      </w:pPr>
    </w:p>
    <w:p w14:paraId="174A86B6" w14:textId="77777777" w:rsidR="0069688B" w:rsidRPr="00F728C0" w:rsidRDefault="00D30D90"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Figure 1. Research design: three-module analytical framework</w:t>
      </w:r>
    </w:p>
    <w:p w14:paraId="211EA4BF" w14:textId="77777777" w:rsidR="00D30D90" w:rsidRPr="00F728C0" w:rsidRDefault="00D30D90" w:rsidP="003F55B4">
      <w:pPr>
        <w:spacing w:line="240" w:lineRule="auto"/>
        <w:ind w:firstLine="720"/>
        <w:contextualSpacing/>
        <w:jc w:val="both"/>
        <w:rPr>
          <w:rFonts w:ascii="Times New Roman" w:hAnsi="Times New Roman"/>
          <w:sz w:val="24"/>
          <w:szCs w:val="24"/>
        </w:rPr>
      </w:pPr>
    </w:p>
    <w:p w14:paraId="2FA308CE" w14:textId="77777777" w:rsidR="0090077F"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analysis is based on unbalanced panel data for 20 regions of Kazakhstan covering the period 2015–2024, totaling 175 observations. The spatial unit is the region, and the temporal unit is the year.</w:t>
      </w:r>
    </w:p>
    <w:p w14:paraId="1C95A360" w14:textId="77777777" w:rsidR="0090077F"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Data sources: National Statistics Bureau of the Agency for Strategic Planning and Reforms of the Republic of Kazakhstan https://stat.gov.kz/:</w:t>
      </w:r>
    </w:p>
    <w:p w14:paraId="33A959DD" w14:textId="77777777" w:rsidR="0090077F"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Data on women-owned farms and agricultural lending: KazAgroFinance JSC, Agrarian Credit Corporation JSC, and the Agricultural Financial Support Fund JSC for 2015–2024: (Women and men of Kazakhstan. Statistical compendium)</w:t>
      </w:r>
    </w:p>
    <w:p w14:paraId="02E951C6" w14:textId="77777777" w:rsidR="0090077F"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Land use data from the Land </w:t>
      </w:r>
      <w:del w:id="213" w:author="Editor 2" w:date="2026-05-09T06:26:00Z">
        <w:r w:rsidRPr="00F728C0">
          <w:rPr>
            <w:rFonts w:ascii="Times New Roman" w:hAnsi="Times New Roman"/>
            <w:sz w:val="24"/>
            <w:szCs w:val="24"/>
          </w:rPr>
          <w:delText>resources management committee</w:delText>
        </w:r>
      </w:del>
      <w:ins w:id="214" w:author="Editor 2" w:date="2026-05-09T06:26:00Z">
        <w:r>
          <w:rPr>
            <w:rFonts w:ascii="Times New Roman" w:hAnsi="Times New Roman"/>
            <w:sz w:val="24"/>
            <w:szCs w:val="24"/>
          </w:rPr>
          <w:t>Resources Management Committee</w:t>
        </w:r>
      </w:ins>
      <w:r w:rsidRPr="00F728C0">
        <w:rPr>
          <w:rFonts w:ascii="Times New Roman" w:hAnsi="Times New Roman"/>
          <w:sz w:val="24"/>
          <w:szCs w:val="24"/>
        </w:rPr>
        <w:t xml:space="preserve"> of the Ministry of </w:t>
      </w:r>
      <w:del w:id="215" w:author="Editor 2" w:date="2026-05-09T06:26:00Z">
        <w:r w:rsidRPr="00F728C0">
          <w:rPr>
            <w:rFonts w:ascii="Times New Roman" w:hAnsi="Times New Roman"/>
            <w:sz w:val="24"/>
            <w:szCs w:val="24"/>
          </w:rPr>
          <w:delText>agriculture</w:delText>
        </w:r>
      </w:del>
      <w:ins w:id="216" w:author="Editor 2" w:date="2026-05-09T06:26:00Z">
        <w:r>
          <w:rPr>
            <w:rFonts w:ascii="Times New Roman" w:hAnsi="Times New Roman"/>
            <w:sz w:val="24"/>
            <w:szCs w:val="24"/>
          </w:rPr>
          <w:t>Agriculture</w:t>
        </w:r>
      </w:ins>
      <w:r w:rsidRPr="00F728C0">
        <w:rPr>
          <w:rFonts w:ascii="Times New Roman" w:hAnsi="Times New Roman"/>
          <w:sz w:val="24"/>
          <w:szCs w:val="24"/>
        </w:rPr>
        <w:t xml:space="preserve"> of the Republic of Kazakhstan: “Proportion of women provided by agricultural land, broken down by form of ownership” (2015–2024).</w:t>
      </w:r>
    </w:p>
    <w:p w14:paraId="4BF2CE47" w14:textId="77777777" w:rsidR="00C1580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dataset includes variables characterizing the number of women-owned farms, the volume and sources of agricultural lending, </w:t>
      </w:r>
      <w:del w:id="217" w:author="Editor 2" w:date="2026-05-09T06:26:00Z">
        <w:r w:rsidRPr="00F728C0">
          <w:rPr>
            <w:rFonts w:ascii="Times New Roman" w:hAnsi="Times New Roman"/>
            <w:sz w:val="24"/>
            <w:szCs w:val="24"/>
          </w:rPr>
          <w:delText>as well as</w:delText>
        </w:r>
      </w:del>
      <w:ins w:id="218" w:author="Editor 2" w:date="2026-05-09T06:26:00Z">
        <w:r>
          <w:rPr>
            <w:rFonts w:ascii="Times New Roman" w:hAnsi="Times New Roman"/>
            <w:sz w:val="24"/>
            <w:szCs w:val="24"/>
          </w:rPr>
          <w:t>and</w:t>
        </w:r>
      </w:ins>
      <w:r w:rsidRPr="00F728C0">
        <w:rPr>
          <w:rFonts w:ascii="Times New Roman" w:hAnsi="Times New Roman"/>
          <w:sz w:val="24"/>
          <w:szCs w:val="24"/>
        </w:rPr>
        <w:t xml:space="preserve"> women’s access to land resources. A detailed description of the variables is presented in Table 1.</w:t>
      </w:r>
    </w:p>
    <w:p w14:paraId="3CE06039" w14:textId="77777777" w:rsidR="00C15802" w:rsidRPr="00F728C0" w:rsidRDefault="00C15802" w:rsidP="003F55B4">
      <w:pPr>
        <w:spacing w:line="240" w:lineRule="auto"/>
        <w:ind w:firstLine="720"/>
        <w:contextualSpacing/>
        <w:jc w:val="both"/>
        <w:rPr>
          <w:rFonts w:ascii="Times New Roman" w:hAnsi="Times New Roman"/>
          <w:sz w:val="24"/>
          <w:szCs w:val="24"/>
        </w:rPr>
      </w:pPr>
    </w:p>
    <w:p w14:paraId="06D840CE" w14:textId="77777777" w:rsidR="00C15802" w:rsidRPr="00F728C0" w:rsidRDefault="00D16B5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2. Description of variables and transformation</w:t>
      </w:r>
    </w:p>
    <w:p w14:paraId="313AC700" w14:textId="77777777" w:rsidR="00C15802" w:rsidRPr="00F728C0" w:rsidRDefault="00C15802" w:rsidP="003F55B4">
      <w:pPr>
        <w:spacing w:line="240" w:lineRule="auto"/>
        <w:ind w:firstLine="720"/>
        <w:contextualSpacing/>
        <w:jc w:val="both"/>
        <w:rPr>
          <w:rFonts w:ascii="Times New Roman" w:hAnsi="Times New Roman"/>
          <w:sz w:val="24"/>
          <w:szCs w:val="24"/>
        </w:rPr>
      </w:pPr>
    </w:p>
    <w:p w14:paraId="36F10C43" w14:textId="77777777" w:rsidR="00C1580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 logarithmic transformation was applied to </w:t>
      </w:r>
      <w:del w:id="219" w:author="Editor 2" w:date="2026-05-09T06:26:00Z">
        <w:r w:rsidRPr="00F728C0">
          <w:rPr>
            <w:rFonts w:ascii="Times New Roman" w:hAnsi="Times New Roman"/>
            <w:sz w:val="24"/>
            <w:szCs w:val="24"/>
          </w:rPr>
          <w:delText xml:space="preserve">to </w:delText>
        </w:r>
      </w:del>
      <w:r w:rsidRPr="00F728C0">
        <w:rPr>
          <w:rFonts w:ascii="Times New Roman" w:hAnsi="Times New Roman"/>
          <w:sz w:val="24"/>
          <w:szCs w:val="24"/>
        </w:rPr>
        <w:t xml:space="preserve">bring the data to </w:t>
      </w:r>
      <w:ins w:id="220" w:author="Editor 2" w:date="2026-05-09T06:26:00Z">
        <w:r>
          <w:rPr>
            <w:rFonts w:ascii="Times New Roman" w:hAnsi="Times New Roman"/>
            <w:sz w:val="24"/>
            <w:szCs w:val="24"/>
          </w:rPr>
          <w:t xml:space="preserve">the </w:t>
        </w:r>
      </w:ins>
      <w:r w:rsidRPr="00F728C0">
        <w:rPr>
          <w:rFonts w:ascii="Times New Roman" w:hAnsi="Times New Roman"/>
          <w:sz w:val="24"/>
          <w:szCs w:val="24"/>
        </w:rPr>
        <w:t xml:space="preserve">econometric </w:t>
      </w:r>
      <w:del w:id="221" w:author="Editor 2" w:date="2026-05-09T06:26:00Z">
        <w:r w:rsidRPr="00F728C0">
          <w:rPr>
            <w:rFonts w:ascii="Times New Roman" w:hAnsi="Times New Roman"/>
            <w:sz w:val="24"/>
            <w:szCs w:val="24"/>
          </w:rPr>
          <w:delText>modeling</w:delText>
        </w:r>
      </w:del>
      <w:ins w:id="222" w:author="Editor 2" w:date="2026-05-09T06:26:00Z">
        <w:r>
          <w:rPr>
            <w:rFonts w:ascii="Times New Roman" w:hAnsi="Times New Roman"/>
            <w:sz w:val="24"/>
            <w:szCs w:val="24"/>
          </w:rPr>
          <w:t>model</w:t>
        </w:r>
      </w:ins>
      <w:r w:rsidRPr="00F728C0">
        <w:rPr>
          <w:rFonts w:ascii="Times New Roman" w:hAnsi="Times New Roman"/>
          <w:sz w:val="24"/>
          <w:szCs w:val="24"/>
        </w:rPr>
        <w:t>. The transformation log(1 + x) was used for the variables women_farms and the lending indicators. This approach normalizes the distribution and allows the regression coefficients to be interpreted as elasticities (the percentage change in the dependent variable for a 1% change in the independent variable). The choice of the log(1+x) transformation is due to the presence of zero values in some components of lending.</w:t>
      </w:r>
    </w:p>
    <w:p w14:paraId="58704832" w14:textId="77777777" w:rsidR="00C15802" w:rsidRPr="00F728C0" w:rsidRDefault="00C15802" w:rsidP="003F55B4">
      <w:pPr>
        <w:spacing w:line="240" w:lineRule="auto"/>
        <w:ind w:firstLine="720"/>
        <w:contextualSpacing/>
        <w:jc w:val="both"/>
        <w:rPr>
          <w:rFonts w:ascii="Times New Roman" w:hAnsi="Times New Roman"/>
          <w:sz w:val="24"/>
          <w:szCs w:val="24"/>
        </w:rPr>
      </w:pPr>
    </w:p>
    <w:p w14:paraId="668E888B" w14:textId="77777777" w:rsidR="00C1580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dependent variable is defined as:</w:t>
      </w:r>
    </w:p>
    <w:p w14:paraId="0519294C" w14:textId="77777777" w:rsidR="00C1580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log_women_farms – the logarithm of the number of active </w:t>
      </w:r>
      <w:del w:id="223" w:author="Editor 2" w:date="2026-05-09T06:26:00Z">
        <w:r w:rsidRPr="00F728C0">
          <w:rPr>
            <w:rFonts w:ascii="Times New Roman" w:hAnsi="Times New Roman"/>
            <w:sz w:val="24"/>
            <w:szCs w:val="24"/>
          </w:rPr>
          <w:delText>peasant</w:delText>
        </w:r>
      </w:del>
      <w:ins w:id="224" w:author="Editor 2" w:date="2026-05-09T06:26:00Z">
        <w:r>
          <w:rPr>
            <w:rFonts w:ascii="Times New Roman" w:hAnsi="Times New Roman"/>
            <w:sz w:val="24"/>
            <w:szCs w:val="24"/>
          </w:rPr>
          <w:t>farmer</w:t>
        </w:r>
      </w:ins>
      <w:r w:rsidRPr="00F728C0">
        <w:rPr>
          <w:rFonts w:ascii="Times New Roman" w:hAnsi="Times New Roman"/>
          <w:sz w:val="24"/>
          <w:szCs w:val="24"/>
        </w:rPr>
        <w:t xml:space="preserve"> farms headed by women.</w:t>
      </w:r>
    </w:p>
    <w:p w14:paraId="3151F232" w14:textId="77777777" w:rsidR="00C15802" w:rsidRPr="00F728C0" w:rsidRDefault="00C15802" w:rsidP="003F55B4">
      <w:pPr>
        <w:spacing w:line="240" w:lineRule="auto"/>
        <w:ind w:firstLine="720"/>
        <w:contextualSpacing/>
        <w:jc w:val="both"/>
        <w:rPr>
          <w:rFonts w:ascii="Times New Roman" w:hAnsi="Times New Roman"/>
          <w:sz w:val="24"/>
          <w:szCs w:val="24"/>
        </w:rPr>
      </w:pPr>
    </w:p>
    <w:p w14:paraId="2FC53ABD" w14:textId="77777777" w:rsidR="00C1580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Key independent variables:</w:t>
      </w:r>
    </w:p>
    <w:p w14:paraId="3C6B1E95" w14:textId="77777777" w:rsidR="00C1580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log_credit_total – the logarithm of the total volume of institutional agricultural loans issued to women (the sum of the three components).</w:t>
      </w:r>
    </w:p>
    <w:p w14:paraId="7480FD43" w14:textId="77777777" w:rsidR="00C1580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log_credit_kaf – the logarithm of loans issued by KazAgroFinance JSC.</w:t>
      </w:r>
    </w:p>
    <w:p w14:paraId="1380E9F4" w14:textId="77777777" w:rsidR="00C1580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log_credit_acc – the logarithm of loans issued by Agrarian Credit Corporation JSC.</w:t>
      </w:r>
    </w:p>
    <w:p w14:paraId="539BFDCC" w14:textId="77777777" w:rsidR="00C15802" w:rsidRPr="00F728C0" w:rsidRDefault="00404C6D"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log_credit_fund – the logarithm of loans issued by Agricultural Financial Support Fund JSC.</w:t>
      </w:r>
    </w:p>
    <w:p w14:paraId="226451E1" w14:textId="77777777" w:rsidR="00B02724" w:rsidRPr="00F728C0" w:rsidRDefault="00A40E3E" w:rsidP="00B0272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lag1_log_credit_total – first-order lag of the total lending volume variable (previous year’s value) to assess the lagged effect.</w:t>
      </w:r>
    </w:p>
    <w:p w14:paraId="7DA5E540" w14:textId="77777777" w:rsidR="00B02724" w:rsidRPr="00F728C0" w:rsidRDefault="00A40E3E" w:rsidP="00B0272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Control variables:</w:t>
      </w:r>
    </w:p>
    <w:p w14:paraId="6058B126" w14:textId="77777777" w:rsidR="00B02724" w:rsidRPr="00F728C0" w:rsidRDefault="00A40E3E" w:rsidP="00B0272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land_share – the share of agricultural land allocated to women (as a percentage of the total agricultural land area in the region), which is important for distinguishing between the effects of credit and land ownership.</w:t>
      </w:r>
    </w:p>
    <w:p w14:paraId="4590E408" w14:textId="77777777" w:rsidR="00B02724" w:rsidRPr="00F728C0" w:rsidRDefault="00B02724" w:rsidP="00B02724">
      <w:pPr>
        <w:spacing w:line="240" w:lineRule="auto"/>
        <w:ind w:firstLine="720"/>
        <w:contextualSpacing/>
        <w:jc w:val="both"/>
        <w:rPr>
          <w:rFonts w:ascii="Times New Roman" w:hAnsi="Times New Roman"/>
          <w:sz w:val="24"/>
          <w:szCs w:val="24"/>
        </w:rPr>
      </w:pPr>
    </w:p>
    <w:p w14:paraId="6288EFF4" w14:textId="77777777" w:rsidR="00B02724" w:rsidRPr="00F728C0" w:rsidRDefault="00A40E3E" w:rsidP="00B0272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Identifiers:</w:t>
      </w:r>
    </w:p>
    <w:p w14:paraId="3A6A56CE" w14:textId="77777777" w:rsidR="00B02724" w:rsidRPr="00F728C0" w:rsidRDefault="00A40E3E" w:rsidP="00B0272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region_id - numerical region identifier (1–20).</w:t>
      </w:r>
    </w:p>
    <w:p w14:paraId="1C90FDA5" w14:textId="77777777" w:rsidR="00B02724" w:rsidRPr="00F728C0" w:rsidRDefault="00A40E3E" w:rsidP="00B0272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year - observation year (2015–2024). (</w:t>
      </w:r>
      <w:del w:id="225" w:author="Editor 2" w:date="2026-05-09T06:26:00Z">
        <w:r w:rsidRPr="00F728C0">
          <w:rPr>
            <w:rFonts w:ascii="Times New Roman" w:hAnsi="Times New Roman"/>
            <w:sz w:val="24"/>
            <w:szCs w:val="24"/>
          </w:rPr>
          <w:delText>Data is</w:delText>
        </w:r>
      </w:del>
      <w:ins w:id="226" w:author="Editor 2" w:date="2026-05-09T06:26:00Z">
        <w:r>
          <w:rPr>
            <w:rFonts w:ascii="Times New Roman" w:hAnsi="Times New Roman"/>
            <w:sz w:val="24"/>
            <w:szCs w:val="24"/>
          </w:rPr>
          <w:t>The data are</w:t>
        </w:r>
      </w:ins>
      <w:r w:rsidRPr="00F728C0">
        <w:rPr>
          <w:rFonts w:ascii="Times New Roman" w:hAnsi="Times New Roman"/>
          <w:sz w:val="24"/>
          <w:szCs w:val="24"/>
        </w:rPr>
        <w:t xml:space="preserve"> presented in Table 1</w:t>
      </w:r>
      <w:ins w:id="227" w:author="Editor 2" w:date="2026-05-09T06:26:00Z">
        <w:r>
          <w:rPr>
            <w:rFonts w:ascii="Times New Roman" w:hAnsi="Times New Roman"/>
            <w:sz w:val="24"/>
            <w:szCs w:val="24"/>
          </w:rPr>
          <w:t>.</w:t>
        </w:r>
      </w:ins>
      <w:r w:rsidRPr="00F728C0">
        <w:rPr>
          <w:rFonts w:ascii="Times New Roman" w:hAnsi="Times New Roman"/>
          <w:sz w:val="24"/>
          <w:szCs w:val="24"/>
        </w:rPr>
        <w:t>)</w:t>
      </w:r>
    </w:p>
    <w:p w14:paraId="015F707F" w14:textId="77777777" w:rsidR="00557A0B" w:rsidRPr="00F728C0" w:rsidRDefault="00557A0B" w:rsidP="00B02724">
      <w:pPr>
        <w:spacing w:line="240" w:lineRule="auto"/>
        <w:contextualSpacing/>
        <w:jc w:val="both"/>
        <w:rPr>
          <w:rFonts w:ascii="Times New Roman" w:hAnsi="Times New Roman"/>
          <w:sz w:val="24"/>
          <w:szCs w:val="24"/>
        </w:rPr>
      </w:pPr>
    </w:p>
    <w:p w14:paraId="456B6B8A" w14:textId="77777777" w:rsidR="00B02724" w:rsidRPr="00F728C0" w:rsidRDefault="00A40E3E" w:rsidP="00B0272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Handling of missing values:</w:t>
      </w:r>
    </w:p>
    <w:p w14:paraId="450957D6" w14:textId="77777777" w:rsidR="00B02724" w:rsidRPr="00F728C0" w:rsidRDefault="00A40E3E" w:rsidP="00B0272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An analysis of data completeness revealed the presence of missing data at various levels. Missing data </w:t>
      </w:r>
      <w:del w:id="228" w:author="Editor 2" w:date="2026-05-09T06:26:00Z">
        <w:r w:rsidRPr="00F728C0">
          <w:rPr>
            <w:rFonts w:ascii="Times New Roman" w:hAnsi="Times New Roman"/>
            <w:sz w:val="24"/>
            <w:szCs w:val="24"/>
          </w:rPr>
          <w:delText>is</w:delText>
        </w:r>
      </w:del>
      <w:ins w:id="229" w:author="Editor 2" w:date="2026-05-09T06:26:00Z">
        <w:r>
          <w:rPr>
            <w:rFonts w:ascii="Times New Roman" w:hAnsi="Times New Roman"/>
            <w:sz w:val="24"/>
            <w:szCs w:val="24"/>
          </w:rPr>
          <w:t>are</w:t>
        </w:r>
      </w:ins>
      <w:r w:rsidRPr="00F728C0">
        <w:rPr>
          <w:rFonts w:ascii="Times New Roman" w:hAnsi="Times New Roman"/>
          <w:sz w:val="24"/>
          <w:szCs w:val="24"/>
        </w:rPr>
        <w:t xml:space="preserve"> acceptable when </w:t>
      </w:r>
      <w:del w:id="230" w:author="Editor 2" w:date="2026-05-09T06:26:00Z">
        <w:r w:rsidRPr="00F728C0">
          <w:rPr>
            <w:rFonts w:ascii="Times New Roman" w:hAnsi="Times New Roman"/>
            <w:sz w:val="24"/>
            <w:szCs w:val="24"/>
          </w:rPr>
          <w:delText xml:space="preserve">using </w:delText>
        </w:r>
      </w:del>
      <w:r w:rsidRPr="00F728C0">
        <w:rPr>
          <w:rFonts w:ascii="Times New Roman" w:hAnsi="Times New Roman"/>
          <w:sz w:val="24"/>
          <w:szCs w:val="24"/>
        </w:rPr>
        <w:t xml:space="preserve">a fixed-effects model </w:t>
      </w:r>
      <w:ins w:id="231" w:author="Editor 2" w:date="2026-05-09T06:26:00Z">
        <w:r>
          <w:rPr>
            <w:rFonts w:ascii="Times New Roman" w:hAnsi="Times New Roman"/>
            <w:sz w:val="24"/>
            <w:szCs w:val="24"/>
          </w:rPr>
          <w:t xml:space="preserve">is used </w:t>
        </w:r>
      </w:ins>
      <w:r w:rsidRPr="00F728C0">
        <w:rPr>
          <w:rFonts w:ascii="Times New Roman" w:hAnsi="Times New Roman"/>
          <w:sz w:val="24"/>
          <w:szCs w:val="24"/>
        </w:rPr>
        <w:t>in an unbalanced panel sample (</w:t>
      </w:r>
      <w:r w:rsidRPr="00F728C0">
        <w:rPr>
          <w:rFonts w:ascii="Times New Roman" w:hAnsi="Times New Roman"/>
          <w:sz w:val="24"/>
          <w:szCs w:val="24"/>
          <w:highlight w:val="yellow"/>
        </w:rPr>
        <w:t>Wooldridge, 2023).</w:t>
      </w:r>
      <w:r w:rsidRPr="00F728C0">
        <w:rPr>
          <w:rFonts w:ascii="Times New Roman" w:hAnsi="Times New Roman"/>
          <w:sz w:val="24"/>
          <w:szCs w:val="24"/>
        </w:rPr>
        <w:t xml:space="preserve"> The proportion of missing values for the credit_fund variable is high (39%) because no loans were issued between 2015 and 2018 in </w:t>
      </w:r>
      <w:del w:id="232" w:author="Editor 2" w:date="2026-05-09T06:26:00Z">
        <w:r w:rsidRPr="00F728C0">
          <w:rPr>
            <w:rFonts w:ascii="Times New Roman" w:hAnsi="Times New Roman"/>
            <w:sz w:val="24"/>
            <w:szCs w:val="24"/>
          </w:rPr>
          <w:delText xml:space="preserve">the </w:delText>
        </w:r>
      </w:del>
      <w:r w:rsidRPr="00F728C0">
        <w:rPr>
          <w:rFonts w:ascii="Times New Roman" w:hAnsi="Times New Roman"/>
          <w:sz w:val="24"/>
          <w:szCs w:val="24"/>
        </w:rPr>
        <w:t xml:space="preserve">cities (Astana, Almaty, Shymkent) </w:t>
      </w:r>
      <w:del w:id="233" w:author="Editor 2" w:date="2026-05-09T06:26:00Z">
        <w:r w:rsidRPr="00F728C0">
          <w:rPr>
            <w:rFonts w:ascii="Times New Roman" w:hAnsi="Times New Roman"/>
            <w:sz w:val="24"/>
            <w:szCs w:val="24"/>
          </w:rPr>
          <w:delText>and the</w:delText>
        </w:r>
      </w:del>
      <w:ins w:id="234" w:author="Editor 2" w:date="2026-05-09T06:26:00Z">
        <w:r>
          <w:rPr>
            <w:rFonts w:ascii="Times New Roman" w:hAnsi="Times New Roman"/>
            <w:sz w:val="24"/>
            <w:szCs w:val="24"/>
          </w:rPr>
          <w:t>or</w:t>
        </w:r>
      </w:ins>
      <w:r w:rsidRPr="00F728C0">
        <w:rPr>
          <w:rFonts w:ascii="Times New Roman" w:hAnsi="Times New Roman"/>
          <w:sz w:val="24"/>
          <w:szCs w:val="24"/>
        </w:rPr>
        <w:t xml:space="preserve"> newly established regions (Abai, Zhetysu, Ulytau). </w:t>
      </w:r>
      <w:del w:id="235" w:author="Editor 2" w:date="2026-05-09T06:26:00Z">
        <w:r w:rsidRPr="00F728C0">
          <w:rPr>
            <w:rFonts w:ascii="Times New Roman" w:hAnsi="Times New Roman"/>
            <w:sz w:val="24"/>
            <w:szCs w:val="24"/>
          </w:rPr>
          <w:delText>Due</w:delText>
        </w:r>
      </w:del>
      <w:ins w:id="236" w:author="Editor 2" w:date="2026-05-09T06:26:00Z">
        <w:r>
          <w:rPr>
            <w:rFonts w:ascii="Times New Roman" w:hAnsi="Times New Roman"/>
            <w:sz w:val="24"/>
            <w:szCs w:val="24"/>
          </w:rPr>
          <w:t>Owing</w:t>
        </w:r>
      </w:ins>
      <w:r w:rsidRPr="00F728C0">
        <w:rPr>
          <w:rFonts w:ascii="Times New Roman" w:hAnsi="Times New Roman"/>
          <w:sz w:val="24"/>
          <w:szCs w:val="24"/>
        </w:rPr>
        <w:t xml:space="preserve"> to the specific nature of the statistical registration of land use rights, the proportion of missing values for the land_share variable is 14.86%. The proportion of missing values for the credit_total variable is 2.86%.</w:t>
      </w:r>
    </w:p>
    <w:p w14:paraId="127B95B8" w14:textId="77777777" w:rsidR="00B02724" w:rsidRPr="00F728C0" w:rsidRDefault="00B02724" w:rsidP="00805DD1">
      <w:pPr>
        <w:spacing w:line="240" w:lineRule="auto"/>
        <w:contextualSpacing/>
        <w:jc w:val="both"/>
        <w:rPr>
          <w:rFonts w:ascii="Times New Roman" w:hAnsi="Times New Roman"/>
          <w:sz w:val="24"/>
          <w:szCs w:val="24"/>
        </w:rPr>
      </w:pPr>
    </w:p>
    <w:p w14:paraId="2A2B79AE" w14:textId="77777777" w:rsidR="00D210BA" w:rsidRPr="00F728C0" w:rsidRDefault="00D210BA" w:rsidP="003F55B4">
      <w:pPr>
        <w:spacing w:line="240" w:lineRule="auto"/>
        <w:ind w:firstLine="720"/>
        <w:contextualSpacing/>
        <w:jc w:val="both"/>
        <w:rPr>
          <w:rFonts w:ascii="Times New Roman" w:hAnsi="Times New Roman"/>
          <w:sz w:val="24"/>
          <w:szCs w:val="24"/>
        </w:rPr>
      </w:pPr>
    </w:p>
    <w:p w14:paraId="60E7C6C6" w14:textId="77777777" w:rsidR="00805DD1" w:rsidRPr="00F728C0" w:rsidRDefault="00A40E3E" w:rsidP="00805DD1">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3. Analytical modules</w:t>
      </w:r>
    </w:p>
    <w:p w14:paraId="36C18D78" w14:textId="77777777" w:rsidR="00805DD1" w:rsidRPr="00F728C0" w:rsidRDefault="00805DD1" w:rsidP="00805DD1">
      <w:pPr>
        <w:spacing w:line="240" w:lineRule="auto"/>
        <w:ind w:firstLine="720"/>
        <w:contextualSpacing/>
        <w:jc w:val="both"/>
        <w:rPr>
          <w:rFonts w:ascii="Times New Roman" w:hAnsi="Times New Roman"/>
          <w:sz w:val="24"/>
          <w:szCs w:val="24"/>
        </w:rPr>
      </w:pPr>
    </w:p>
    <w:p w14:paraId="3A5D11E1" w14:textId="77777777" w:rsidR="00805DD1" w:rsidRPr="00F728C0" w:rsidRDefault="00404C6D" w:rsidP="00805DD1">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3.1 Module 1: Identifying causal relationships (fixed-effects panel regression)</w:t>
      </w:r>
    </w:p>
    <w:p w14:paraId="1F83C40D" w14:textId="77777777" w:rsidR="00805DD1" w:rsidRPr="00F728C0" w:rsidRDefault="00805DD1" w:rsidP="00805DD1">
      <w:pPr>
        <w:spacing w:line="240" w:lineRule="auto"/>
        <w:ind w:firstLine="720"/>
        <w:contextualSpacing/>
        <w:jc w:val="both"/>
        <w:rPr>
          <w:rFonts w:ascii="Times New Roman" w:hAnsi="Times New Roman"/>
          <w:sz w:val="24"/>
          <w:szCs w:val="24"/>
        </w:rPr>
      </w:pPr>
    </w:p>
    <w:p w14:paraId="1D04DC00" w14:textId="77777777" w:rsidR="00805DD1" w:rsidRPr="00F728C0" w:rsidRDefault="00A40E3E" w:rsidP="00805DD1">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To determine the impact of lending, we used panel econometric modeling, which allowed us to account for regional heterogeneity.</w:t>
      </w:r>
    </w:p>
    <w:p w14:paraId="5E78A518" w14:textId="77777777" w:rsidR="00805DD1" w:rsidRPr="00F728C0" w:rsidRDefault="00805DD1" w:rsidP="00805DD1">
      <w:pPr>
        <w:spacing w:line="240" w:lineRule="auto"/>
        <w:ind w:firstLine="720"/>
        <w:contextualSpacing/>
        <w:jc w:val="both"/>
        <w:rPr>
          <w:rFonts w:ascii="Times New Roman" w:hAnsi="Times New Roman"/>
          <w:sz w:val="24"/>
          <w:szCs w:val="24"/>
        </w:rPr>
      </w:pPr>
    </w:p>
    <w:p w14:paraId="5562734B" w14:textId="77777777" w:rsidR="00D210BA" w:rsidRPr="00F728C0" w:rsidRDefault="00A40E3E" w:rsidP="00805DD1">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Basic model</w:t>
      </w:r>
    </w:p>
    <w:p w14:paraId="3CEDDB77" w14:textId="77777777" w:rsidR="00805DD1" w:rsidRPr="00F728C0" w:rsidRDefault="00805DD1" w:rsidP="006F471A">
      <w:pPr>
        <w:spacing w:line="240" w:lineRule="auto"/>
        <w:contextualSpacing/>
        <w:jc w:val="both"/>
        <w:rPr>
          <w:rFonts w:ascii="Times New Roman" w:hAnsi="Times New Roman"/>
          <w:sz w:val="24"/>
          <w:szCs w:val="24"/>
        </w:rPr>
      </w:pPr>
    </w:p>
    <w:p w14:paraId="0C092832" w14:textId="77777777" w:rsidR="00805DD1" w:rsidRPr="00F728C0" w:rsidRDefault="00A40E3E" w:rsidP="00805DD1">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In the first stage of our study, we estimate the relationship between variables without considering the data structure (Equation 1)</w:t>
      </w:r>
      <w:del w:id="237" w:author="Editor 2" w:date="2026-05-09T06:26:00Z">
        <w:r w:rsidRPr="00F728C0">
          <w:rPr>
            <w:rFonts w:ascii="Times New Roman" w:hAnsi="Times New Roman"/>
            <w:sz w:val="24"/>
            <w:szCs w:val="24"/>
          </w:rPr>
          <w:delText>, using</w:delText>
        </w:r>
      </w:del>
      <w:ins w:id="238" w:author="Editor 2" w:date="2026-05-09T06:26:00Z">
        <w:r>
          <w:rPr>
            <w:rFonts w:ascii="Times New Roman" w:hAnsi="Times New Roman"/>
            <w:sz w:val="24"/>
            <w:szCs w:val="24"/>
          </w:rPr>
          <w:t xml:space="preserve"> via</w:t>
        </w:r>
      </w:ins>
      <w:r w:rsidRPr="00F728C0">
        <w:rPr>
          <w:rFonts w:ascii="Times New Roman" w:hAnsi="Times New Roman"/>
          <w:sz w:val="24"/>
          <w:szCs w:val="24"/>
        </w:rPr>
        <w:t xml:space="preserve"> the combined </w:t>
      </w:r>
      <w:del w:id="239" w:author="Editor 2" w:date="2026-05-09T06:26:00Z">
        <w:r w:rsidRPr="00F728C0">
          <w:rPr>
            <w:rFonts w:ascii="Times New Roman" w:hAnsi="Times New Roman"/>
            <w:sz w:val="24"/>
            <w:szCs w:val="24"/>
          </w:rPr>
          <w:delText>Pooled</w:delText>
        </w:r>
      </w:del>
      <w:ins w:id="240" w:author="Editor 2" w:date="2026-05-09T06:26:00Z">
        <w:r>
          <w:rPr>
            <w:rFonts w:ascii="Times New Roman" w:hAnsi="Times New Roman"/>
            <w:sz w:val="24"/>
            <w:szCs w:val="24"/>
          </w:rPr>
          <w:t>pooled</w:t>
        </w:r>
      </w:ins>
      <w:r w:rsidRPr="00F728C0">
        <w:rPr>
          <w:rFonts w:ascii="Times New Roman" w:hAnsi="Times New Roman"/>
          <w:sz w:val="24"/>
          <w:szCs w:val="24"/>
        </w:rPr>
        <w:t xml:space="preserve"> OLS model, which treats panel data as a single cross-sectional sample (</w:t>
      </w:r>
      <w:r w:rsidRPr="00F728C0">
        <w:rPr>
          <w:rFonts w:ascii="Times New Roman" w:hAnsi="Times New Roman"/>
          <w:sz w:val="24"/>
          <w:szCs w:val="24"/>
          <w:highlight w:val="yellow"/>
        </w:rPr>
        <w:t>Abdullah et al., 2023)</w:t>
      </w:r>
      <w:r w:rsidRPr="00F728C0">
        <w:rPr>
          <w:rFonts w:ascii="Times New Roman" w:hAnsi="Times New Roman"/>
          <w:sz w:val="24"/>
          <w:szCs w:val="24"/>
        </w:rPr>
        <w:t>.</w:t>
      </w:r>
    </w:p>
    <w:p w14:paraId="5657AFF9" w14:textId="77777777" w:rsidR="00805DD1" w:rsidRPr="00F728C0" w:rsidRDefault="00805DD1" w:rsidP="00805DD1">
      <w:pPr>
        <w:spacing w:line="240" w:lineRule="auto"/>
        <w:ind w:firstLine="720"/>
        <w:contextualSpacing/>
        <w:jc w:val="both"/>
        <w:rPr>
          <w:rFonts w:ascii="Times New Roman" w:hAnsi="Times New Roman"/>
          <w:sz w:val="24"/>
          <w:szCs w:val="24"/>
        </w:rPr>
      </w:pPr>
    </w:p>
    <w:p w14:paraId="7D06CAEE" w14:textId="77777777" w:rsidR="00805DD1" w:rsidRPr="00F728C0" w:rsidRDefault="00A40E3E" w:rsidP="00805DD1">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highlight w:val="green"/>
        </w:rPr>
        <w:t>log_women_farms_it = β_0 + β_1 * log_credit_total_it + β_2 * land_share_it + ε_it (1)</w:t>
      </w:r>
    </w:p>
    <w:p w14:paraId="08A406BF" w14:textId="77777777" w:rsidR="00805DD1" w:rsidRPr="00F728C0" w:rsidRDefault="00805DD1" w:rsidP="00805DD1">
      <w:pPr>
        <w:spacing w:line="240" w:lineRule="auto"/>
        <w:ind w:firstLine="720"/>
        <w:contextualSpacing/>
        <w:jc w:val="both"/>
        <w:rPr>
          <w:rFonts w:ascii="Times New Roman" w:hAnsi="Times New Roman"/>
          <w:sz w:val="24"/>
          <w:szCs w:val="24"/>
        </w:rPr>
      </w:pPr>
    </w:p>
    <w:p w14:paraId="17A391A6" w14:textId="77777777" w:rsidR="00805DD1" w:rsidRPr="00F728C0" w:rsidRDefault="00A40E3E" w:rsidP="00805DD1">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Fixed-effects model</w:t>
      </w:r>
    </w:p>
    <w:p w14:paraId="791752FC" w14:textId="77777777" w:rsidR="00805DD1" w:rsidRPr="00F728C0" w:rsidRDefault="00805DD1" w:rsidP="00805DD1">
      <w:pPr>
        <w:spacing w:line="240" w:lineRule="auto"/>
        <w:ind w:firstLine="720"/>
        <w:contextualSpacing/>
        <w:jc w:val="both"/>
        <w:rPr>
          <w:rFonts w:ascii="Times New Roman" w:hAnsi="Times New Roman"/>
          <w:sz w:val="24"/>
          <w:szCs w:val="24"/>
        </w:rPr>
      </w:pPr>
    </w:p>
    <w:p w14:paraId="0ED78AE8" w14:textId="77777777" w:rsidR="00D210BA" w:rsidRPr="00F728C0" w:rsidRDefault="00A40E3E" w:rsidP="004B5E8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We also use a two-factor fixed-effects model (TWFE) to account for regional characteristics that remain constant over time (geography, infrastructure, and institutional conditions) and general macroeconomic conditions (Equation 2). This is a standard tool for identifying causal relationships in panel data.</w:t>
      </w:r>
    </w:p>
    <w:p w14:paraId="7DF89568" w14:textId="77777777" w:rsidR="00D60ED3" w:rsidRPr="00F728C0" w:rsidRDefault="00D60ED3" w:rsidP="003F55B4">
      <w:pPr>
        <w:spacing w:line="240" w:lineRule="auto"/>
        <w:ind w:firstLine="720"/>
        <w:contextualSpacing/>
        <w:jc w:val="both"/>
        <w:rPr>
          <w:rFonts w:ascii="Times New Roman" w:hAnsi="Times New Roman"/>
          <w:sz w:val="24"/>
          <w:szCs w:val="24"/>
        </w:rPr>
      </w:pPr>
    </w:p>
    <w:p w14:paraId="4488C0A6" w14:textId="77777777" w:rsidR="00D60ED3"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To identify causal relationships in panel data, we applied the two-factor fixed-effects model (TWFE) (Equation 2)</w:t>
      </w:r>
      <w:ins w:id="241" w:author="Editor 2" w:date="2026-05-09T06:26:00Z">
        <w:r>
          <w:rPr>
            <w:rFonts w:ascii="Times New Roman" w:hAnsi="Times New Roman"/>
            <w:sz w:val="24"/>
            <w:szCs w:val="24"/>
          </w:rPr>
          <w:t>:</w:t>
        </w:r>
      </w:ins>
    </w:p>
    <w:p w14:paraId="4D538289" w14:textId="77777777" w:rsidR="006013DA" w:rsidRPr="00F728C0" w:rsidRDefault="00A40E3E" w:rsidP="006013DA">
      <w:pPr>
        <w:spacing w:line="240" w:lineRule="auto"/>
        <w:ind w:firstLine="720"/>
        <w:contextualSpacing/>
        <w:jc w:val="both"/>
        <w:rPr>
          <w:rFonts w:ascii="Times New Roman" w:hAnsi="Times New Roman"/>
          <w:sz w:val="24"/>
          <w:szCs w:val="24"/>
        </w:rPr>
      </w:pPr>
      <w:r w:rsidRPr="00F728C0">
        <w:rPr>
          <w:rStyle w:val="mord"/>
          <w:rFonts w:ascii="Times New Roman" w:hAnsi="Times New Roman"/>
          <w:i/>
          <w:iCs/>
          <w:color w:val="0F1115"/>
          <w:sz w:val="24"/>
          <w:szCs w:val="24"/>
          <w:highlight w:val="green"/>
          <w:shd w:val="clear" w:color="auto" w:fill="FFFFFF"/>
        </w:rPr>
        <w:t>Yit</w:t>
      </w:r>
      <w:r w:rsidRPr="00F728C0">
        <w:rPr>
          <w:rStyle w:val="vlist-s"/>
          <w:rFonts w:ascii="Times New Roman" w:hAnsi="Times New Roman"/>
          <w:color w:val="0F1115"/>
          <w:sz w:val="24"/>
          <w:szCs w:val="24"/>
          <w:highlight w:val="green"/>
          <w:shd w:val="clear" w:color="auto" w:fill="FFFFFF"/>
        </w:rPr>
        <w:t>​</w:t>
      </w:r>
      <w:r w:rsidRPr="00F728C0">
        <w:rPr>
          <w:rStyle w:val="mrel"/>
          <w:rFonts w:ascii="Times New Roman" w:hAnsi="Times New Roman"/>
          <w:color w:val="0F1115"/>
          <w:sz w:val="24"/>
          <w:szCs w:val="24"/>
          <w:highlight w:val="green"/>
          <w:shd w:val="clear" w:color="auto" w:fill="FFFFFF"/>
        </w:rPr>
        <w:t>=</w:t>
      </w:r>
      <w:r w:rsidRPr="00F728C0">
        <w:rPr>
          <w:rStyle w:val="mord"/>
          <w:rFonts w:ascii="Times New Roman" w:hAnsi="Times New Roman"/>
          <w:i/>
          <w:iCs/>
          <w:color w:val="0F1115"/>
          <w:sz w:val="24"/>
          <w:szCs w:val="24"/>
          <w:highlight w:val="green"/>
          <w:shd w:val="clear" w:color="auto" w:fill="FFFFFF"/>
        </w:rPr>
        <w:t>αi</w:t>
      </w:r>
      <w:r w:rsidRPr="00F728C0">
        <w:rPr>
          <w:rStyle w:val="vlist-s"/>
          <w:rFonts w:ascii="Times New Roman" w:hAnsi="Times New Roman"/>
          <w:color w:val="0F1115"/>
          <w:sz w:val="24"/>
          <w:szCs w:val="24"/>
          <w:highlight w:val="green"/>
          <w:shd w:val="clear" w:color="auto" w:fill="FFFFFF"/>
        </w:rPr>
        <w:t>​</w:t>
      </w:r>
      <w:r w:rsidRPr="00F728C0">
        <w:rPr>
          <w:rStyle w:val="mbin"/>
          <w:rFonts w:ascii="Times New Roman" w:hAnsi="Times New Roman"/>
          <w:color w:val="0F1115"/>
          <w:sz w:val="24"/>
          <w:szCs w:val="24"/>
          <w:highlight w:val="green"/>
          <w:shd w:val="clear" w:color="auto" w:fill="FFFFFF"/>
        </w:rPr>
        <w:t>+</w:t>
      </w:r>
      <w:r w:rsidRPr="00F728C0">
        <w:rPr>
          <w:rStyle w:val="mord"/>
          <w:rFonts w:ascii="Times New Roman" w:hAnsi="Times New Roman"/>
          <w:i/>
          <w:iCs/>
          <w:color w:val="0F1115"/>
          <w:sz w:val="24"/>
          <w:szCs w:val="24"/>
          <w:highlight w:val="green"/>
          <w:shd w:val="clear" w:color="auto" w:fill="FFFFFF"/>
        </w:rPr>
        <w:t>λt</w:t>
      </w:r>
      <w:r w:rsidRPr="00F728C0">
        <w:rPr>
          <w:rStyle w:val="vlist-s"/>
          <w:rFonts w:ascii="Times New Roman" w:hAnsi="Times New Roman"/>
          <w:color w:val="0F1115"/>
          <w:sz w:val="24"/>
          <w:szCs w:val="24"/>
          <w:highlight w:val="green"/>
          <w:shd w:val="clear" w:color="auto" w:fill="FFFFFF"/>
        </w:rPr>
        <w:t>​</w:t>
      </w:r>
      <w:r w:rsidRPr="00F728C0">
        <w:rPr>
          <w:rStyle w:val="mbin"/>
          <w:rFonts w:ascii="Times New Roman" w:hAnsi="Times New Roman"/>
          <w:color w:val="0F1115"/>
          <w:sz w:val="24"/>
          <w:szCs w:val="24"/>
          <w:highlight w:val="green"/>
          <w:shd w:val="clear" w:color="auto" w:fill="FFFFFF"/>
        </w:rPr>
        <w:t>+</w:t>
      </w:r>
      <w:r w:rsidRPr="00F728C0">
        <w:rPr>
          <w:rStyle w:val="mord"/>
          <w:rFonts w:ascii="Times New Roman" w:hAnsi="Times New Roman"/>
          <w:i/>
          <w:iCs/>
          <w:color w:val="0F1115"/>
          <w:sz w:val="24"/>
          <w:szCs w:val="24"/>
          <w:highlight w:val="green"/>
          <w:shd w:val="clear" w:color="auto" w:fill="FFFFFF"/>
        </w:rPr>
        <w:t>βXit</w:t>
      </w:r>
      <w:r w:rsidRPr="00F728C0">
        <w:rPr>
          <w:rStyle w:val="vlist-s"/>
          <w:rFonts w:ascii="Times New Roman" w:hAnsi="Times New Roman"/>
          <w:color w:val="0F1115"/>
          <w:sz w:val="24"/>
          <w:szCs w:val="24"/>
          <w:highlight w:val="green"/>
          <w:shd w:val="clear" w:color="auto" w:fill="FFFFFF"/>
        </w:rPr>
        <w:t>​</w:t>
      </w:r>
      <w:r w:rsidRPr="00F728C0">
        <w:rPr>
          <w:rStyle w:val="mbin"/>
          <w:rFonts w:ascii="Times New Roman" w:hAnsi="Times New Roman"/>
          <w:color w:val="0F1115"/>
          <w:sz w:val="24"/>
          <w:szCs w:val="24"/>
          <w:highlight w:val="green"/>
          <w:shd w:val="clear" w:color="auto" w:fill="FFFFFF"/>
        </w:rPr>
        <w:t>+</w:t>
      </w:r>
      <w:r w:rsidRPr="00F728C0">
        <w:rPr>
          <w:rStyle w:val="mord"/>
          <w:rFonts w:ascii="Times New Roman" w:hAnsi="Times New Roman"/>
          <w:i/>
          <w:iCs/>
          <w:color w:val="0F1115"/>
          <w:sz w:val="24"/>
          <w:szCs w:val="24"/>
          <w:highlight w:val="green"/>
          <w:shd w:val="clear" w:color="auto" w:fill="FFFFFF"/>
        </w:rPr>
        <w:t>εit</w:t>
      </w:r>
      <w:r w:rsidRPr="00F728C0">
        <w:rPr>
          <w:rStyle w:val="vlist-s"/>
          <w:rFonts w:ascii="Times New Roman" w:hAnsi="Times New Roman"/>
          <w:color w:val="0F1115"/>
          <w:sz w:val="24"/>
          <w:szCs w:val="24"/>
          <w:shd w:val="clear" w:color="auto" w:fill="FFFFFF"/>
        </w:rPr>
        <w:t>​ (2)</w:t>
      </w:r>
    </w:p>
    <w:p w14:paraId="17C3A0A2" w14:textId="77777777" w:rsidR="007A1FE9" w:rsidRPr="00F728C0" w:rsidRDefault="007A1FE9" w:rsidP="003F55B4">
      <w:pPr>
        <w:spacing w:line="240" w:lineRule="auto"/>
        <w:ind w:firstLine="720"/>
        <w:contextualSpacing/>
        <w:jc w:val="both"/>
        <w:rPr>
          <w:rFonts w:ascii="Times New Roman" w:hAnsi="Times New Roman"/>
          <w:sz w:val="24"/>
          <w:szCs w:val="24"/>
        </w:rPr>
      </w:pPr>
    </w:p>
    <w:p w14:paraId="46F618AE" w14:textId="77777777" w:rsidR="00D210BA" w:rsidRPr="00F728C0" w:rsidRDefault="00A40E3E" w:rsidP="003F55B4">
      <w:pPr>
        <w:spacing w:line="240" w:lineRule="auto"/>
        <w:ind w:firstLine="720"/>
        <w:contextualSpacing/>
        <w:jc w:val="both"/>
        <w:rPr>
          <w:rFonts w:ascii="Times New Roman" w:hAnsi="Times New Roman"/>
          <w:sz w:val="24"/>
          <w:szCs w:val="24"/>
          <w:highlight w:val="green"/>
        </w:rPr>
      </w:pPr>
      <w:del w:id="242" w:author="Editor 2" w:date="2026-05-09T06:26:00Z">
        <w:r w:rsidRPr="00F728C0">
          <w:rPr>
            <w:rFonts w:ascii="Times New Roman" w:hAnsi="Times New Roman"/>
            <w:sz w:val="24"/>
            <w:szCs w:val="24"/>
            <w:highlight w:val="green"/>
          </w:rPr>
          <w:delText>Where</w:delText>
        </w:r>
      </w:del>
      <w:ins w:id="243" w:author="Editor 2" w:date="2026-05-09T06:26:00Z">
        <w:r>
          <w:rPr>
            <w:rFonts w:ascii="Times New Roman" w:hAnsi="Times New Roman"/>
            <w:sz w:val="24"/>
            <w:szCs w:val="24"/>
            <w:highlight w:val="green"/>
          </w:rPr>
          <w:t>where</w:t>
        </w:r>
      </w:ins>
      <w:r w:rsidRPr="00F728C0">
        <w:rPr>
          <w:rFonts w:ascii="Times New Roman" w:hAnsi="Times New Roman"/>
          <w:sz w:val="24"/>
          <w:szCs w:val="24"/>
          <w:highlight w:val="green"/>
        </w:rPr>
        <w:t>:</w:t>
      </w:r>
    </w:p>
    <w:p w14:paraId="6A1D9D08" w14:textId="77777777" w:rsidR="00D210BA" w:rsidRPr="00F728C0" w:rsidRDefault="00A40E3E" w:rsidP="003F55B4">
      <w:pPr>
        <w:spacing w:line="240" w:lineRule="auto"/>
        <w:ind w:firstLine="720"/>
        <w:contextualSpacing/>
        <w:jc w:val="both"/>
        <w:rPr>
          <w:rFonts w:ascii="Times New Roman" w:hAnsi="Times New Roman"/>
          <w:sz w:val="24"/>
          <w:szCs w:val="24"/>
          <w:highlight w:val="green"/>
        </w:rPr>
      </w:pPr>
      <w:r w:rsidRPr="00F728C0">
        <w:rPr>
          <w:rStyle w:val="mord"/>
          <w:rFonts w:ascii="Times New Roman" w:hAnsi="Times New Roman"/>
          <w:i/>
          <w:iCs/>
          <w:color w:val="0F1115"/>
          <w:sz w:val="24"/>
          <w:szCs w:val="24"/>
          <w:highlight w:val="green"/>
          <w:shd w:val="clear" w:color="auto" w:fill="FFFFFF"/>
        </w:rPr>
        <w:t>Yit</w:t>
      </w:r>
      <w:r w:rsidRPr="00F728C0">
        <w:rPr>
          <w:rStyle w:val="vlist-s"/>
          <w:rFonts w:ascii="Times New Roman" w:hAnsi="Times New Roman"/>
          <w:color w:val="0F1115"/>
          <w:sz w:val="24"/>
          <w:szCs w:val="24"/>
          <w:highlight w:val="green"/>
          <w:shd w:val="clear" w:color="auto" w:fill="FFFFFF"/>
        </w:rPr>
        <w:t>​</w:t>
      </w:r>
      <w:r w:rsidRPr="00F728C0">
        <w:rPr>
          <w:rStyle w:val="mrel"/>
          <w:rFonts w:ascii="Times New Roman" w:hAnsi="Times New Roman"/>
          <w:color w:val="0F1115"/>
          <w:sz w:val="24"/>
          <w:szCs w:val="24"/>
          <w:highlight w:val="green"/>
          <w:shd w:val="clear" w:color="auto" w:fill="FFFFFF"/>
        </w:rPr>
        <w:t xml:space="preserve"> – dependent variable (output of region I in year t)</w:t>
      </w:r>
    </w:p>
    <w:p w14:paraId="0D1E233C" w14:textId="77777777" w:rsidR="00D210BA" w:rsidRPr="00F728C0" w:rsidRDefault="000B2F74" w:rsidP="003F55B4">
      <w:pPr>
        <w:spacing w:line="240" w:lineRule="auto"/>
        <w:ind w:firstLine="720"/>
        <w:contextualSpacing/>
        <w:jc w:val="both"/>
        <w:rPr>
          <w:rFonts w:ascii="Times New Roman" w:hAnsi="Times New Roman"/>
          <w:sz w:val="24"/>
          <w:szCs w:val="24"/>
          <w:highlight w:val="green"/>
        </w:rPr>
      </w:pPr>
      <w:r w:rsidRPr="00F728C0">
        <w:rPr>
          <w:rFonts w:ascii="Times New Roman" w:hAnsi="Times New Roman"/>
          <w:sz w:val="24"/>
          <w:szCs w:val="24"/>
          <w:highlight w:val="green"/>
        </w:rPr>
        <w:t>μ_i — fixed effect of the region,</w:t>
      </w:r>
    </w:p>
    <w:p w14:paraId="583A7AC7" w14:textId="77777777" w:rsidR="00D210BA" w:rsidRPr="00F728C0" w:rsidRDefault="00A40E3E" w:rsidP="003F55B4">
      <w:pPr>
        <w:spacing w:line="240" w:lineRule="auto"/>
        <w:ind w:firstLine="720"/>
        <w:contextualSpacing/>
        <w:jc w:val="both"/>
        <w:rPr>
          <w:rFonts w:ascii="Times New Roman" w:hAnsi="Times New Roman"/>
          <w:sz w:val="24"/>
          <w:szCs w:val="24"/>
          <w:highlight w:val="green"/>
        </w:rPr>
      </w:pPr>
      <w:r w:rsidRPr="00F728C0">
        <w:rPr>
          <w:rFonts w:ascii="Times New Roman" w:hAnsi="Times New Roman"/>
          <w:sz w:val="24"/>
          <w:szCs w:val="24"/>
          <w:highlight w:val="green"/>
        </w:rPr>
        <w:t>λ_t — fixed effect of the year,</w:t>
      </w:r>
    </w:p>
    <w:p w14:paraId="56851728" w14:textId="77777777" w:rsidR="00D210BA" w:rsidRPr="00F728C0" w:rsidRDefault="005D21AA"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highlight w:val="green"/>
        </w:rPr>
        <w:t>ε_it — random error</w:t>
      </w:r>
    </w:p>
    <w:p w14:paraId="4AD644D4" w14:textId="77777777" w:rsidR="00815B8D" w:rsidRPr="00F728C0" w:rsidRDefault="00815B8D" w:rsidP="004B5E8E">
      <w:pPr>
        <w:spacing w:line="240" w:lineRule="auto"/>
        <w:contextualSpacing/>
        <w:jc w:val="both"/>
        <w:rPr>
          <w:rFonts w:ascii="Times New Roman" w:hAnsi="Times New Roman"/>
          <w:sz w:val="24"/>
          <w:szCs w:val="24"/>
        </w:rPr>
      </w:pPr>
    </w:p>
    <w:p w14:paraId="191B570E" w14:textId="77777777" w:rsidR="00815B8D" w:rsidRPr="00F728C0" w:rsidRDefault="00A40E3E" w:rsidP="00815B8D">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Pooled OLS compares regions with one another. If the coefficient of variation is significant, this suggests that larger loan amounts are associated with increased output, i.e., there is a relationship. However, this model does not reveal the underlying causes.</w:t>
      </w:r>
    </w:p>
    <w:p w14:paraId="48E765FD" w14:textId="77777777" w:rsidR="008847EC" w:rsidRPr="00F728C0" w:rsidRDefault="00A40E3E" w:rsidP="008847EC">
      <w:pPr>
        <w:spacing w:line="240" w:lineRule="auto"/>
        <w:ind w:firstLine="720"/>
        <w:contextualSpacing/>
        <w:jc w:val="both"/>
        <w:rPr>
          <w:rFonts w:ascii="Times New Roman" w:hAnsi="Times New Roman"/>
          <w:sz w:val="24"/>
          <w:szCs w:val="24"/>
        </w:rPr>
      </w:pPr>
      <w:ins w:id="244" w:author="Editor 2" w:date="2026-05-09T06:26:00Z">
        <w:r>
          <w:rPr>
            <w:rFonts w:ascii="Times New Roman" w:hAnsi="Times New Roman"/>
            <w:sz w:val="24"/>
            <w:szCs w:val="24"/>
          </w:rPr>
          <w:t xml:space="preserve">The </w:t>
        </w:r>
      </w:ins>
      <w:r w:rsidRPr="00F728C0">
        <w:rPr>
          <w:rFonts w:ascii="Times New Roman" w:hAnsi="Times New Roman"/>
          <w:sz w:val="24"/>
          <w:szCs w:val="24"/>
        </w:rPr>
        <w:t xml:space="preserve">TWFE compares each region with itself and shows the impact of lending on product output. With this in mind, we </w:t>
      </w:r>
      <w:del w:id="245" w:author="Editor 2" w:date="2026-05-09T06:26:00Z">
        <w:r w:rsidRPr="00F728C0">
          <w:rPr>
            <w:rFonts w:ascii="Times New Roman" w:hAnsi="Times New Roman"/>
            <w:sz w:val="24"/>
            <w:szCs w:val="24"/>
          </w:rPr>
          <w:delText>have selected</w:delText>
        </w:r>
      </w:del>
      <w:ins w:id="246" w:author="Editor 2" w:date="2026-05-09T06:26:00Z">
        <w:r>
          <w:rPr>
            <w:rFonts w:ascii="Times New Roman" w:hAnsi="Times New Roman"/>
            <w:sz w:val="24"/>
            <w:szCs w:val="24"/>
          </w:rPr>
          <w:t>select</w:t>
        </w:r>
      </w:ins>
      <w:r w:rsidRPr="00F728C0">
        <w:rPr>
          <w:rFonts w:ascii="Times New Roman" w:hAnsi="Times New Roman"/>
          <w:sz w:val="24"/>
          <w:szCs w:val="24"/>
        </w:rPr>
        <w:t xml:space="preserve"> this model.</w:t>
      </w:r>
    </w:p>
    <w:p w14:paraId="704073B3" w14:textId="77777777" w:rsidR="005D21AA" w:rsidRPr="00F728C0" w:rsidRDefault="008658F1" w:rsidP="005D21A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 comparison of the </w:t>
      </w:r>
      <w:del w:id="247" w:author="Editor 2" w:date="2026-05-09T06:26:00Z">
        <w:r w:rsidRPr="00F728C0">
          <w:rPr>
            <w:rFonts w:ascii="Times New Roman" w:hAnsi="Times New Roman"/>
            <w:sz w:val="24"/>
            <w:szCs w:val="24"/>
          </w:rPr>
          <w:delText>Pooled</w:delText>
        </w:r>
      </w:del>
      <w:ins w:id="248" w:author="Editor 2" w:date="2026-05-09T06:26:00Z">
        <w:r w:rsidR="00A40E3E">
          <w:rPr>
            <w:rFonts w:ascii="Times New Roman" w:hAnsi="Times New Roman"/>
            <w:sz w:val="24"/>
            <w:szCs w:val="24"/>
          </w:rPr>
          <w:t>pooled</w:t>
        </w:r>
      </w:ins>
      <w:r w:rsidRPr="00F728C0">
        <w:rPr>
          <w:rFonts w:ascii="Times New Roman" w:hAnsi="Times New Roman"/>
          <w:sz w:val="24"/>
          <w:szCs w:val="24"/>
        </w:rPr>
        <w:t xml:space="preserve"> OLS and TWFE models shows that if a variable is significant in the first model but loses significance in the second</w:t>
      </w:r>
      <w:ins w:id="249" w:author="Editor 2" w:date="2026-05-09T06:26:00Z">
        <w:r w:rsidR="00A40E3E">
          <w:rPr>
            <w:rFonts w:ascii="Times New Roman" w:hAnsi="Times New Roman"/>
            <w:sz w:val="24"/>
            <w:szCs w:val="24"/>
          </w:rPr>
          <w:t xml:space="preserve"> model</w:t>
        </w:r>
      </w:ins>
      <w:r w:rsidRPr="00F728C0">
        <w:rPr>
          <w:rFonts w:ascii="Times New Roman" w:hAnsi="Times New Roman"/>
          <w:sz w:val="24"/>
          <w:szCs w:val="24"/>
        </w:rPr>
        <w:t xml:space="preserve">, the observed correlation is explained by structural differences between regions rather than the level of lending support. In other words, large amounts of allocated </w:t>
      </w:r>
      <w:del w:id="250" w:author="Editor 2" w:date="2026-05-09T06:26:00Z">
        <w:r w:rsidRPr="00F728C0">
          <w:rPr>
            <w:rFonts w:ascii="Times New Roman" w:hAnsi="Times New Roman"/>
            <w:sz w:val="24"/>
            <w:szCs w:val="24"/>
          </w:rPr>
          <w:delText>credits</w:delText>
        </w:r>
      </w:del>
      <w:ins w:id="251" w:author="Editor 2" w:date="2026-05-09T06:26:00Z">
        <w:r w:rsidR="00A40E3E">
          <w:rPr>
            <w:rFonts w:ascii="Times New Roman" w:hAnsi="Times New Roman"/>
            <w:sz w:val="24"/>
            <w:szCs w:val="24"/>
          </w:rPr>
          <w:t>credit</w:t>
        </w:r>
      </w:ins>
      <w:r w:rsidRPr="00F728C0">
        <w:rPr>
          <w:rFonts w:ascii="Times New Roman" w:hAnsi="Times New Roman"/>
          <w:sz w:val="24"/>
          <w:szCs w:val="24"/>
        </w:rPr>
        <w:t xml:space="preserve"> are not the cause of growth in the regions’ gross agricultural output. Other institutional factors are at play here, which we explore further.</w:t>
      </w:r>
    </w:p>
    <w:p w14:paraId="73A37D3B" w14:textId="77777777" w:rsidR="000B2F74" w:rsidRPr="00F728C0" w:rsidRDefault="00C07439"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To determine the impact of loans from different institutional sources and to test the robustness of the results, we divided the overall credit indicator into three components (log_credit_kaf, log_credit_acc, log_credit_fund – loans from KazAgroFinance, Agrarian Credit Corporation, and the Financial Support Fund) and performed separate regression calculations.</w:t>
      </w:r>
    </w:p>
    <w:p w14:paraId="62082D27" w14:textId="77777777" w:rsidR="00C07439" w:rsidRPr="00F728C0" w:rsidRDefault="00C07439" w:rsidP="003F55B4">
      <w:pPr>
        <w:spacing w:line="240" w:lineRule="auto"/>
        <w:ind w:firstLine="720"/>
        <w:contextualSpacing/>
        <w:jc w:val="both"/>
        <w:rPr>
          <w:rFonts w:ascii="Times New Roman" w:hAnsi="Times New Roman"/>
          <w:sz w:val="24"/>
          <w:szCs w:val="24"/>
        </w:rPr>
      </w:pPr>
    </w:p>
    <w:p w14:paraId="6EB92095" w14:textId="77777777" w:rsidR="000B2F74" w:rsidRPr="00F728C0" w:rsidRDefault="00C07439"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3.2 Module 2: Analysis of regional heterogeneity </w:t>
      </w:r>
      <w:ins w:id="252" w:author="Editor" w:date="2026-05-09T06:26:00Z">
        <w:r w:rsidRPr="00F728C0">
          <w:rPr>
            <w:rFonts w:ascii="Times New Roman" w:hAnsi="Times New Roman"/>
            <w:sz w:val="24"/>
            <w:szCs w:val="24"/>
          </w:rPr>
          <w:t>by clustering</w:t>
        </w:r>
      </w:ins>
      <w:del w:id="253" w:author="Editor" w:date="2026-05-09T06:26:00Z">
        <w:r w:rsidRPr="00F728C0">
          <w:rPr>
            <w:rFonts w:ascii="Times New Roman" w:hAnsi="Times New Roman"/>
            <w:sz w:val="24"/>
            <w:szCs w:val="24"/>
          </w:rPr>
          <w:delText>via clustering</w:delText>
        </w:r>
      </w:del>
    </w:p>
    <w:p w14:paraId="4F23F827" w14:textId="77777777" w:rsidR="000B2F74" w:rsidRPr="00F728C0" w:rsidRDefault="000B2F74" w:rsidP="003F55B4">
      <w:pPr>
        <w:spacing w:line="240" w:lineRule="auto"/>
        <w:ind w:firstLine="720"/>
        <w:contextualSpacing/>
        <w:jc w:val="both"/>
        <w:rPr>
          <w:rFonts w:ascii="Times New Roman" w:hAnsi="Times New Roman"/>
          <w:sz w:val="24"/>
          <w:szCs w:val="24"/>
        </w:rPr>
      </w:pPr>
    </w:p>
    <w:p w14:paraId="31F3CC1B" w14:textId="77777777" w:rsidR="000B2F74"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We applied cluster analysis </w:t>
      </w:r>
      <w:del w:id="254" w:author="Editor 2" w:date="2026-05-09T06:26:00Z">
        <w:r w:rsidRPr="00F728C0">
          <w:rPr>
            <w:rFonts w:ascii="Times New Roman" w:hAnsi="Times New Roman"/>
            <w:sz w:val="24"/>
            <w:szCs w:val="24"/>
          </w:rPr>
          <w:delText>using</w:delText>
        </w:r>
      </w:del>
      <w:ins w:id="255" w:author="Editor 2" w:date="2026-05-09T06:26:00Z">
        <w:r>
          <w:rPr>
            <w:rFonts w:ascii="Times New Roman" w:hAnsi="Times New Roman"/>
            <w:sz w:val="24"/>
            <w:szCs w:val="24"/>
          </w:rPr>
          <w:t>via</w:t>
        </w:r>
      </w:ins>
      <w:r w:rsidRPr="00F728C0">
        <w:rPr>
          <w:rFonts w:ascii="Times New Roman" w:hAnsi="Times New Roman"/>
          <w:sz w:val="24"/>
          <w:szCs w:val="24"/>
        </w:rPr>
        <w:t xml:space="preserve"> the k-means algorithm. Regions were grouped </w:t>
      </w:r>
      <w:del w:id="256" w:author="Editor 2" w:date="2026-05-09T06:26:00Z">
        <w:r w:rsidRPr="00F728C0">
          <w:rPr>
            <w:rFonts w:ascii="Times New Roman" w:hAnsi="Times New Roman"/>
            <w:sz w:val="24"/>
            <w:szCs w:val="24"/>
          </w:rPr>
          <w:delText xml:space="preserve">based </w:delText>
        </w:r>
      </w:del>
      <w:r w:rsidRPr="00F728C0">
        <w:rPr>
          <w:rFonts w:ascii="Times New Roman" w:hAnsi="Times New Roman"/>
          <w:sz w:val="24"/>
          <w:szCs w:val="24"/>
        </w:rPr>
        <w:t xml:space="preserve">on </w:t>
      </w:r>
      <w:ins w:id="257" w:author="Editor 2" w:date="2026-05-09T06:26:00Z">
        <w:r>
          <w:rPr>
            <w:rFonts w:ascii="Times New Roman" w:hAnsi="Times New Roman"/>
            <w:sz w:val="24"/>
            <w:szCs w:val="24"/>
          </w:rPr>
          <w:t xml:space="preserve">the basis of </w:t>
        </w:r>
      </w:ins>
      <w:r w:rsidRPr="00F728C0">
        <w:rPr>
          <w:rFonts w:ascii="Times New Roman" w:hAnsi="Times New Roman"/>
          <w:sz w:val="24"/>
          <w:szCs w:val="24"/>
        </w:rPr>
        <w:t>seven characteristics:</w:t>
      </w:r>
    </w:p>
    <w:p w14:paraId="70E9FCC6" w14:textId="77777777" w:rsidR="000B2F74" w:rsidRPr="00F728C0" w:rsidRDefault="000B2F74" w:rsidP="003F55B4">
      <w:pPr>
        <w:spacing w:line="240" w:lineRule="auto"/>
        <w:ind w:firstLine="720"/>
        <w:contextualSpacing/>
        <w:jc w:val="both"/>
        <w:rPr>
          <w:rFonts w:ascii="Times New Roman" w:hAnsi="Times New Roman"/>
          <w:sz w:val="24"/>
          <w:szCs w:val="24"/>
        </w:rPr>
      </w:pPr>
    </w:p>
    <w:p w14:paraId="5B933762" w14:textId="77777777" w:rsidR="000B2F74"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the mean value of log_women_farms;</w:t>
      </w:r>
    </w:p>
    <w:p w14:paraId="39C08364" w14:textId="77777777" w:rsidR="000B2F74"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standard deviation of log_women_farms;</w:t>
      </w:r>
    </w:p>
    <w:p w14:paraId="297D7689" w14:textId="77777777" w:rsidR="000B2F74"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mean value of log_credit_total;</w:t>
      </w:r>
    </w:p>
    <w:p w14:paraId="4D392C20" w14:textId="77777777" w:rsidR="000B2F74"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standard deviation of log_credit_total;</w:t>
      </w:r>
    </w:p>
    <w:p w14:paraId="255EB6F8" w14:textId="77777777" w:rsidR="000B2F74"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average land share;</w:t>
      </w:r>
    </w:p>
    <w:p w14:paraId="3D9E1EC9" w14:textId="77777777" w:rsidR="000B2F74"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linear trend of log_women_farms (slope coefficient);</w:t>
      </w:r>
    </w:p>
    <w:p w14:paraId="760FE4ED" w14:textId="77777777" w:rsidR="000B2F74"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coefficient of variation of log_women_farms.</w:t>
      </w:r>
    </w:p>
    <w:p w14:paraId="5ACE451E" w14:textId="77777777" w:rsidR="000B2F74" w:rsidRPr="00F728C0" w:rsidRDefault="000B2F74" w:rsidP="006F471A">
      <w:pPr>
        <w:spacing w:line="240" w:lineRule="auto"/>
        <w:contextualSpacing/>
        <w:jc w:val="both"/>
        <w:rPr>
          <w:rFonts w:ascii="Times New Roman" w:hAnsi="Times New Roman"/>
          <w:sz w:val="24"/>
          <w:szCs w:val="24"/>
        </w:rPr>
      </w:pPr>
    </w:p>
    <w:p w14:paraId="363E74D4" w14:textId="77777777" w:rsidR="000B2F74" w:rsidRPr="00F728C0" w:rsidRDefault="00A40E3E" w:rsidP="009C6CD6">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All variables were standardized (z</w:t>
      </w:r>
      <w:del w:id="258" w:author="Editor 2" w:date="2026-05-09T06:26:00Z">
        <w:r w:rsidRPr="00F728C0">
          <w:rPr>
            <w:rFonts w:ascii="Times New Roman" w:hAnsi="Times New Roman"/>
            <w:sz w:val="24"/>
            <w:szCs w:val="24"/>
          </w:rPr>
          <w:delText>-</w:delText>
        </w:r>
      </w:del>
      <w:ins w:id="259" w:author="Editor 2" w:date="2026-05-09T06:26:00Z">
        <w:r>
          <w:rPr>
            <w:rFonts w:ascii="Times New Roman" w:hAnsi="Times New Roman"/>
            <w:sz w:val="24"/>
            <w:szCs w:val="24"/>
          </w:rPr>
          <w:t xml:space="preserve"> </w:t>
        </w:r>
      </w:ins>
      <w:r w:rsidRPr="00F728C0">
        <w:rPr>
          <w:rFonts w:ascii="Times New Roman" w:hAnsi="Times New Roman"/>
          <w:sz w:val="24"/>
          <w:szCs w:val="24"/>
        </w:rPr>
        <w:t xml:space="preserve">score) prior to clustering. The optimal number of clusters (k=2) was determined by maximizing the average silhouette score, which was 0.400. Before clustering, we standardized all </w:t>
      </w:r>
      <w:ins w:id="260" w:author="Editor 2" w:date="2026-05-09T06:26:00Z">
        <w:r>
          <w:rPr>
            <w:rFonts w:ascii="Times New Roman" w:hAnsi="Times New Roman"/>
            <w:sz w:val="24"/>
            <w:szCs w:val="24"/>
          </w:rPr>
          <w:t xml:space="preserve">the </w:t>
        </w:r>
      </w:ins>
      <w:r w:rsidRPr="00F728C0">
        <w:rPr>
          <w:rFonts w:ascii="Times New Roman" w:hAnsi="Times New Roman"/>
          <w:sz w:val="24"/>
          <w:szCs w:val="24"/>
        </w:rPr>
        <w:t xml:space="preserve">variables to ensure equal weighting (otherwise, loans in millions of </w:t>
      </w:r>
      <w:del w:id="261" w:author="Editor 2" w:date="2026-05-09T06:26:00Z">
        <w:r w:rsidRPr="00F728C0">
          <w:rPr>
            <w:rFonts w:ascii="Times New Roman" w:hAnsi="Times New Roman"/>
            <w:sz w:val="24"/>
            <w:szCs w:val="24"/>
          </w:rPr>
          <w:delText>tenge</w:delText>
        </w:r>
      </w:del>
      <w:ins w:id="262" w:author="Editor 2" w:date="2026-05-09T06:26:00Z">
        <w:r>
          <w:rPr>
            <w:rFonts w:ascii="Times New Roman" w:hAnsi="Times New Roman"/>
            <w:sz w:val="24"/>
            <w:szCs w:val="24"/>
          </w:rPr>
          <w:t>tenges</w:t>
        </w:r>
      </w:ins>
      <w:r w:rsidRPr="00F728C0">
        <w:rPr>
          <w:rFonts w:ascii="Times New Roman" w:hAnsi="Times New Roman"/>
          <w:sz w:val="24"/>
          <w:szCs w:val="24"/>
        </w:rPr>
        <w:t xml:space="preserve"> would have outweighed </w:t>
      </w:r>
      <w:ins w:id="263" w:author="Editor 2" w:date="2026-05-09T06:26:00Z">
        <w:r>
          <w:rPr>
            <w:rFonts w:ascii="Times New Roman" w:hAnsi="Times New Roman"/>
            <w:sz w:val="24"/>
            <w:szCs w:val="24"/>
          </w:rPr>
          <w:t xml:space="preserve">the </w:t>
        </w:r>
      </w:ins>
      <w:r w:rsidRPr="00F728C0">
        <w:rPr>
          <w:rFonts w:ascii="Times New Roman" w:hAnsi="Times New Roman"/>
          <w:sz w:val="24"/>
          <w:szCs w:val="24"/>
        </w:rPr>
        <w:t xml:space="preserve">land share in percentages). We then determined the optimal number of clusters </w:t>
      </w:r>
      <w:del w:id="264" w:author="Editor 2" w:date="2026-05-09T06:26:00Z">
        <w:r w:rsidRPr="00F728C0">
          <w:rPr>
            <w:rFonts w:ascii="Times New Roman" w:hAnsi="Times New Roman"/>
            <w:sz w:val="24"/>
            <w:szCs w:val="24"/>
          </w:rPr>
          <w:delText>using</w:delText>
        </w:r>
      </w:del>
      <w:ins w:id="265" w:author="Editor 2" w:date="2026-05-09T06:26:00Z">
        <w:r>
          <w:rPr>
            <w:rFonts w:ascii="Times New Roman" w:hAnsi="Times New Roman"/>
            <w:sz w:val="24"/>
            <w:szCs w:val="24"/>
          </w:rPr>
          <w:t>via</w:t>
        </w:r>
      </w:ins>
      <w:r w:rsidRPr="00F728C0">
        <w:rPr>
          <w:rFonts w:ascii="Times New Roman" w:hAnsi="Times New Roman"/>
          <w:sz w:val="24"/>
          <w:szCs w:val="24"/>
        </w:rPr>
        <w:t xml:space="preserve"> the silhouette score. After examining options ranging from 2 to 5, we obtained the maximum value at k = 2. A silhouette coefficient of 0.400 indicates that dividing the data into two clusters makes sense: regions within each group are similar, but they differ between groups (</w:t>
      </w:r>
      <w:r w:rsidRPr="00F728C0">
        <w:rPr>
          <w:rFonts w:ascii="Times New Roman" w:hAnsi="Times New Roman"/>
          <w:sz w:val="24"/>
          <w:szCs w:val="24"/>
          <w:highlight w:val="yellow"/>
        </w:rPr>
        <w:t>Januzaj et al., 2023</w:t>
      </w:r>
      <w:r w:rsidRPr="00F728C0">
        <w:rPr>
          <w:rFonts w:ascii="Times New Roman" w:hAnsi="Times New Roman"/>
          <w:sz w:val="24"/>
          <w:szCs w:val="24"/>
        </w:rPr>
        <w:t>). The reliability of the solution was verified by 100 iterations of the algorithm with different initial centers. This approach allowed us to determine whether the relationship between lending and women’s farming differs across regions with similar structural characteristics.</w:t>
      </w:r>
    </w:p>
    <w:p w14:paraId="1514B632" w14:textId="77777777" w:rsidR="000B2F74" w:rsidRPr="00F728C0" w:rsidRDefault="000B2F74" w:rsidP="003F55B4">
      <w:pPr>
        <w:spacing w:line="240" w:lineRule="auto"/>
        <w:ind w:firstLine="720"/>
        <w:contextualSpacing/>
        <w:jc w:val="both"/>
        <w:rPr>
          <w:rFonts w:ascii="Times New Roman" w:hAnsi="Times New Roman"/>
          <w:sz w:val="24"/>
          <w:szCs w:val="24"/>
        </w:rPr>
      </w:pPr>
    </w:p>
    <w:p w14:paraId="569E5316" w14:textId="77777777" w:rsidR="000B2F74" w:rsidRPr="00F728C0" w:rsidRDefault="000B2F74" w:rsidP="003F55B4">
      <w:pPr>
        <w:spacing w:line="240" w:lineRule="auto"/>
        <w:ind w:firstLine="720"/>
        <w:contextualSpacing/>
        <w:jc w:val="both"/>
        <w:rPr>
          <w:rFonts w:ascii="Times New Roman" w:hAnsi="Times New Roman"/>
          <w:sz w:val="24"/>
          <w:szCs w:val="24"/>
        </w:rPr>
      </w:pPr>
    </w:p>
    <w:p w14:paraId="12E6524E" w14:textId="77777777" w:rsidR="000B2F74" w:rsidRPr="00F728C0" w:rsidRDefault="000B2F74" w:rsidP="003F55B4">
      <w:pPr>
        <w:spacing w:line="240" w:lineRule="auto"/>
        <w:ind w:firstLine="720"/>
        <w:contextualSpacing/>
        <w:jc w:val="both"/>
        <w:rPr>
          <w:rFonts w:ascii="Times New Roman" w:hAnsi="Times New Roman"/>
          <w:sz w:val="24"/>
          <w:szCs w:val="24"/>
        </w:rPr>
      </w:pPr>
    </w:p>
    <w:p w14:paraId="28F02F9D" w14:textId="77777777" w:rsidR="00C15802" w:rsidRPr="00F728C0" w:rsidRDefault="00005657"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3.3 Module 3: Machine learning for predictive power and </w:t>
      </w:r>
      <w:del w:id="266" w:author="Editor 2" w:date="2026-05-09T06:26:00Z">
        <w:r w:rsidRPr="00F728C0">
          <w:rPr>
            <w:rFonts w:ascii="Times New Roman" w:hAnsi="Times New Roman"/>
            <w:sz w:val="24"/>
            <w:szCs w:val="24"/>
          </w:rPr>
          <w:delText>non-linearity</w:delText>
        </w:r>
      </w:del>
      <w:ins w:id="267" w:author="Editor 2" w:date="2026-05-09T06:26:00Z">
        <w:r w:rsidR="00A40E3E">
          <w:rPr>
            <w:rFonts w:ascii="Times New Roman" w:hAnsi="Times New Roman"/>
            <w:sz w:val="24"/>
            <w:szCs w:val="24"/>
          </w:rPr>
          <w:t>nonlinearity</w:t>
        </w:r>
      </w:ins>
      <w:r w:rsidRPr="00F728C0">
        <w:rPr>
          <w:rFonts w:ascii="Times New Roman" w:hAnsi="Times New Roman"/>
          <w:sz w:val="24"/>
          <w:szCs w:val="24"/>
        </w:rPr>
        <w:t xml:space="preserve"> assessment</w:t>
      </w:r>
    </w:p>
    <w:p w14:paraId="215F5322" w14:textId="77777777" w:rsidR="00C15802" w:rsidRPr="00F728C0" w:rsidRDefault="00C15802" w:rsidP="003F55B4">
      <w:pPr>
        <w:spacing w:line="240" w:lineRule="auto"/>
        <w:ind w:firstLine="720"/>
        <w:contextualSpacing/>
        <w:jc w:val="both"/>
        <w:rPr>
          <w:rFonts w:ascii="Times New Roman" w:hAnsi="Times New Roman"/>
          <w:sz w:val="24"/>
          <w:szCs w:val="24"/>
        </w:rPr>
      </w:pPr>
    </w:p>
    <w:p w14:paraId="61050290" w14:textId="77777777" w:rsidR="00C1580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In addition to the causal inferences derived from econometric models, we applied the </w:t>
      </w:r>
      <w:del w:id="268" w:author="Editor 2" w:date="2026-05-09T06:26:00Z">
        <w:r w:rsidRPr="00F728C0">
          <w:rPr>
            <w:rFonts w:ascii="Times New Roman" w:hAnsi="Times New Roman"/>
            <w:sz w:val="24"/>
            <w:szCs w:val="24"/>
          </w:rPr>
          <w:delText>Random Forest</w:delText>
        </w:r>
      </w:del>
      <w:ins w:id="269" w:author="Editor 2" w:date="2026-05-09T06:26:00Z">
        <w:r>
          <w:rPr>
            <w:rFonts w:ascii="Times New Roman" w:hAnsi="Times New Roman"/>
            <w:sz w:val="24"/>
            <w:szCs w:val="24"/>
          </w:rPr>
          <w:t>random forest</w:t>
        </w:r>
      </w:ins>
      <w:r w:rsidRPr="00F728C0">
        <w:rPr>
          <w:rFonts w:ascii="Times New Roman" w:hAnsi="Times New Roman"/>
          <w:sz w:val="24"/>
          <w:szCs w:val="24"/>
        </w:rPr>
        <w:t xml:space="preserve"> algorithm (</w:t>
      </w:r>
      <w:r w:rsidRPr="00F728C0">
        <w:rPr>
          <w:rFonts w:ascii="Times New Roman" w:hAnsi="Times New Roman"/>
          <w:sz w:val="24"/>
          <w:szCs w:val="24"/>
          <w:highlight w:val="yellow"/>
        </w:rPr>
        <w:t>Salman et al., 2024).</w:t>
      </w:r>
      <w:r w:rsidRPr="00F728C0">
        <w:rPr>
          <w:rFonts w:ascii="Times New Roman" w:hAnsi="Times New Roman"/>
          <w:sz w:val="24"/>
          <w:szCs w:val="24"/>
        </w:rPr>
        <w:t xml:space="preserve"> The objective was to assess the relative predictive power (importance of features) of lending variables and the land access variable, as well as to explore potential nonlinear relationships that may not be apparent in linear panel models.</w:t>
      </w:r>
    </w:p>
    <w:p w14:paraId="18402588" w14:textId="77777777" w:rsidR="00F3028C" w:rsidRPr="00F728C0" w:rsidRDefault="00A40E3E" w:rsidP="00C2143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model was trained to predict log_women_farms </w:t>
      </w:r>
      <w:del w:id="270" w:author="Editor 2" w:date="2026-05-09T06:26:00Z">
        <w:r w:rsidRPr="00F728C0">
          <w:rPr>
            <w:rFonts w:ascii="Times New Roman" w:hAnsi="Times New Roman"/>
            <w:sz w:val="24"/>
            <w:szCs w:val="24"/>
          </w:rPr>
          <w:delText>using</w:delText>
        </w:r>
      </w:del>
      <w:ins w:id="271" w:author="Editor 2" w:date="2026-05-09T06:26:00Z">
        <w:r>
          <w:rPr>
            <w:rFonts w:ascii="Times New Roman" w:hAnsi="Times New Roman"/>
            <w:sz w:val="24"/>
            <w:szCs w:val="24"/>
          </w:rPr>
          <w:t>via</w:t>
        </w:r>
      </w:ins>
      <w:r w:rsidRPr="00F728C0">
        <w:rPr>
          <w:rFonts w:ascii="Times New Roman" w:hAnsi="Times New Roman"/>
          <w:sz w:val="24"/>
          <w:szCs w:val="24"/>
        </w:rPr>
        <w:t xml:space="preserve"> the following set of features: log_credit_total, log_credit_kaf, log_credit_acc, log_credit_fund, lag1_log_credit_total, land_share, </w:t>
      </w:r>
      <w:ins w:id="272" w:author="Editor 2" w:date="2026-05-09T06:26:00Z">
        <w:r>
          <w:rPr>
            <w:rFonts w:ascii="Times New Roman" w:hAnsi="Times New Roman"/>
            <w:sz w:val="24"/>
            <w:szCs w:val="24"/>
          </w:rPr>
          <w:t xml:space="preserve">and </w:t>
        </w:r>
      </w:ins>
      <w:r w:rsidRPr="00F728C0">
        <w:rPr>
          <w:rFonts w:ascii="Times New Roman" w:hAnsi="Times New Roman"/>
          <w:sz w:val="24"/>
          <w:szCs w:val="24"/>
        </w:rPr>
        <w:t>year.</w:t>
      </w:r>
    </w:p>
    <w:p w14:paraId="6FEC965D" w14:textId="77777777" w:rsidR="00CF0899" w:rsidRPr="00F728C0" w:rsidRDefault="00A40E3E" w:rsidP="00BE1ED9">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Hyperparameter optimization was performed </w:t>
      </w:r>
      <w:del w:id="273" w:author="Editor 2" w:date="2026-05-09T06:26:00Z">
        <w:r w:rsidRPr="00F728C0">
          <w:rPr>
            <w:rFonts w:ascii="Times New Roman" w:hAnsi="Times New Roman"/>
            <w:sz w:val="24"/>
            <w:szCs w:val="24"/>
          </w:rPr>
          <w:delText>using</w:delText>
        </w:r>
      </w:del>
      <w:ins w:id="274" w:author="Editor 2" w:date="2026-05-09T06:26:00Z">
        <w:r>
          <w:rPr>
            <w:rFonts w:ascii="Times New Roman" w:hAnsi="Times New Roman"/>
            <w:sz w:val="24"/>
            <w:szCs w:val="24"/>
          </w:rPr>
          <w:t>via</w:t>
        </w:r>
      </w:ins>
      <w:r w:rsidRPr="00F728C0">
        <w:rPr>
          <w:rFonts w:ascii="Times New Roman" w:hAnsi="Times New Roman"/>
          <w:sz w:val="24"/>
          <w:szCs w:val="24"/>
        </w:rPr>
        <w:t xml:space="preserve"> a random search method with 5-fold cross-validation. To do this, we optimized the following: the number of trees – 500 (n_estimators), the maximum depth limited to 5 (max_depth), the minimum number of samples for node splitting – 5 (min_samples_split), and the minimum number of samples in a leaf – 2 (min_samples_leaf). The split quality metric was the mean squared error (MSE), and the number of features considered at each split was set to the square root of their total number (max_features).</w:t>
      </w:r>
    </w:p>
    <w:p w14:paraId="62516452" w14:textId="77777777" w:rsidR="00C2143F" w:rsidRPr="00F728C0" w:rsidRDefault="00A40E3E" w:rsidP="00C2143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We applied Group K-</w:t>
      </w:r>
      <w:del w:id="275" w:author="Editor 2" w:date="2026-05-09T06:26:00Z">
        <w:r w:rsidRPr="00F728C0">
          <w:rPr>
            <w:rFonts w:ascii="Times New Roman" w:hAnsi="Times New Roman"/>
            <w:sz w:val="24"/>
            <w:szCs w:val="24"/>
          </w:rPr>
          <w:delText>Fold</w:delText>
        </w:r>
      </w:del>
      <w:ins w:id="276" w:author="Editor 2" w:date="2026-05-09T06:26:00Z">
        <w:r>
          <w:rPr>
            <w:rFonts w:ascii="Times New Roman" w:hAnsi="Times New Roman"/>
            <w:sz w:val="24"/>
            <w:szCs w:val="24"/>
          </w:rPr>
          <w:t>fold</w:t>
        </w:r>
      </w:ins>
      <w:r w:rsidRPr="00F728C0">
        <w:rPr>
          <w:rFonts w:ascii="Times New Roman" w:hAnsi="Times New Roman"/>
          <w:sz w:val="24"/>
          <w:szCs w:val="24"/>
        </w:rPr>
        <w:t xml:space="preserve"> cross-validation with 5 folds to ensure a rigorous assessment of the model’s ability to generalize to regions not included in training (the newly formed Abayskaya, Zhetysuskaya, and Ulytauskaya regions), where grouping was performed </w:t>
      </w:r>
      <w:del w:id="277" w:author="Editor 2" w:date="2026-05-09T06:26:00Z">
        <w:r w:rsidRPr="00F728C0">
          <w:rPr>
            <w:rFonts w:ascii="Times New Roman" w:hAnsi="Times New Roman"/>
            <w:sz w:val="24"/>
            <w:szCs w:val="24"/>
          </w:rPr>
          <w:delText xml:space="preserve">based </w:delText>
        </w:r>
      </w:del>
      <w:r w:rsidRPr="00F728C0">
        <w:rPr>
          <w:rFonts w:ascii="Times New Roman" w:hAnsi="Times New Roman"/>
          <w:sz w:val="24"/>
          <w:szCs w:val="24"/>
        </w:rPr>
        <w:t xml:space="preserve">on the </w:t>
      </w:r>
      <w:ins w:id="278" w:author="Editor 2" w:date="2026-05-09T06:26:00Z">
        <w:r>
          <w:rPr>
            <w:rFonts w:ascii="Times New Roman" w:hAnsi="Times New Roman"/>
            <w:sz w:val="24"/>
            <w:szCs w:val="24"/>
          </w:rPr>
          <w:t xml:space="preserve">basis of the </w:t>
        </w:r>
      </w:ins>
      <w:r w:rsidRPr="00F728C0">
        <w:rPr>
          <w:rFonts w:ascii="Times New Roman" w:hAnsi="Times New Roman"/>
          <w:sz w:val="24"/>
          <w:szCs w:val="24"/>
        </w:rPr>
        <w:t>region identifier rtgion_id (</w:t>
      </w:r>
      <w:r w:rsidRPr="00F728C0">
        <w:rPr>
          <w:rFonts w:ascii="Times New Roman" w:hAnsi="Times New Roman"/>
          <w:sz w:val="24"/>
          <w:szCs w:val="24"/>
          <w:highlight w:val="yellow"/>
        </w:rPr>
        <w:t>Mohapatra et al., 2020)</w:t>
      </w:r>
      <w:r w:rsidR="00AF524E" w:rsidRPr="00F728C0">
        <w:rPr>
          <w:rFonts w:ascii="Times New Roman" w:hAnsi="Times New Roman"/>
          <w:sz w:val="24"/>
          <w:szCs w:val="24"/>
        </w:rPr>
        <w:t xml:space="preserve">. This provides a conservative estimate of the model’s predictive ability and ensures that data from the same region do not end up in both the training and test sets simultaneously. </w:t>
      </w:r>
      <w:del w:id="279" w:author="Editor 2" w:date="2026-05-09T06:26:00Z">
        <w:r w:rsidR="00AF524E" w:rsidRPr="00F728C0">
          <w:rPr>
            <w:rFonts w:ascii="Times New Roman" w:hAnsi="Times New Roman"/>
            <w:sz w:val="24"/>
            <w:szCs w:val="24"/>
          </w:rPr>
          <w:delText>It</w:delText>
        </w:r>
      </w:del>
      <w:ins w:id="280" w:author="Editor 2" w:date="2026-05-09T06:26:00Z">
        <w:r>
          <w:rPr>
            <w:rFonts w:ascii="Times New Roman" w:hAnsi="Times New Roman"/>
            <w:sz w:val="24"/>
            <w:szCs w:val="24"/>
          </w:rPr>
          <w:t>This approach</w:t>
        </w:r>
      </w:ins>
      <w:r w:rsidR="00AF524E" w:rsidRPr="00F728C0">
        <w:rPr>
          <w:rFonts w:ascii="Times New Roman" w:hAnsi="Times New Roman"/>
          <w:sz w:val="24"/>
          <w:szCs w:val="24"/>
        </w:rPr>
        <w:t xml:space="preserve"> also allowed us to verify how well the results can be generalized to the newly formed regions.</w:t>
      </w:r>
    </w:p>
    <w:p w14:paraId="6782856A" w14:textId="77777777" w:rsidR="00C2143F" w:rsidRPr="00F728C0" w:rsidRDefault="00A40E3E" w:rsidP="00C2143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We evaluated the model’s quality </w:t>
      </w:r>
      <w:del w:id="281" w:author="Editor 2" w:date="2026-05-09T06:26:00Z">
        <w:r w:rsidRPr="00F728C0">
          <w:rPr>
            <w:rFonts w:ascii="Times New Roman" w:hAnsi="Times New Roman"/>
            <w:sz w:val="24"/>
            <w:szCs w:val="24"/>
          </w:rPr>
          <w:delText>using</w:delText>
        </w:r>
      </w:del>
      <w:ins w:id="282" w:author="Editor 2" w:date="2026-05-09T06:26:00Z">
        <w:r>
          <w:rPr>
            <w:rFonts w:ascii="Times New Roman" w:hAnsi="Times New Roman"/>
            <w:sz w:val="24"/>
            <w:szCs w:val="24"/>
          </w:rPr>
          <w:t>via</w:t>
        </w:r>
      </w:ins>
      <w:r w:rsidRPr="00F728C0">
        <w:rPr>
          <w:rFonts w:ascii="Times New Roman" w:hAnsi="Times New Roman"/>
          <w:sz w:val="24"/>
          <w:szCs w:val="24"/>
        </w:rPr>
        <w:t xml:space="preserve"> the root mean square error (RMSE) and the coefficient of determination R² on the test folds. Two approaches were used to interpret the model. The first approach involved assessing the importance of features </w:t>
      </w:r>
      <w:del w:id="283" w:author="Editor 2" w:date="2026-05-09T06:26:00Z">
        <w:r w:rsidRPr="00F728C0">
          <w:rPr>
            <w:rFonts w:ascii="Times New Roman" w:hAnsi="Times New Roman"/>
            <w:sz w:val="24"/>
            <w:szCs w:val="24"/>
          </w:rPr>
          <w:delText xml:space="preserve">based </w:delText>
        </w:r>
      </w:del>
      <w:r w:rsidRPr="00F728C0">
        <w:rPr>
          <w:rFonts w:ascii="Times New Roman" w:hAnsi="Times New Roman"/>
          <w:sz w:val="24"/>
          <w:szCs w:val="24"/>
        </w:rPr>
        <w:t xml:space="preserve">on the </w:t>
      </w:r>
      <w:ins w:id="284" w:author="Editor 2" w:date="2026-05-09T06:26:00Z">
        <w:r>
          <w:rPr>
            <w:rFonts w:ascii="Times New Roman" w:hAnsi="Times New Roman"/>
            <w:sz w:val="24"/>
            <w:szCs w:val="24"/>
          </w:rPr>
          <w:t xml:space="preserve">basis of the </w:t>
        </w:r>
      </w:ins>
      <w:r w:rsidRPr="00F728C0">
        <w:rPr>
          <w:rFonts w:ascii="Times New Roman" w:hAnsi="Times New Roman"/>
          <w:sz w:val="24"/>
          <w:szCs w:val="24"/>
        </w:rPr>
        <w:t>average reduction in the root mean square error when a variable was excluded. The second approach involved partial dependency graphs for key variables (loans and land). These graphs show the average effect of changing a variable on the predicted value of the target variable while holding all others at their mean levels.</w:t>
      </w:r>
    </w:p>
    <w:p w14:paraId="1545155E" w14:textId="77777777" w:rsidR="00C2143F" w:rsidRPr="00F728C0" w:rsidRDefault="00C2143F" w:rsidP="006F471A">
      <w:pPr>
        <w:spacing w:line="240" w:lineRule="auto"/>
        <w:contextualSpacing/>
        <w:jc w:val="both"/>
        <w:rPr>
          <w:rFonts w:ascii="Times New Roman" w:hAnsi="Times New Roman"/>
          <w:sz w:val="24"/>
          <w:szCs w:val="24"/>
        </w:rPr>
      </w:pPr>
    </w:p>
    <w:p w14:paraId="1651732B" w14:textId="77777777" w:rsidR="00C15802" w:rsidRPr="00F728C0" w:rsidRDefault="002A0BF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4. Synthesis of methods and model comparison strategy</w:t>
      </w:r>
    </w:p>
    <w:p w14:paraId="4DBBFF0E" w14:textId="77777777" w:rsidR="00C15802" w:rsidRPr="00F728C0" w:rsidRDefault="00C15802" w:rsidP="003F55B4">
      <w:pPr>
        <w:spacing w:line="240" w:lineRule="auto"/>
        <w:ind w:firstLine="720"/>
        <w:contextualSpacing/>
        <w:jc w:val="both"/>
        <w:rPr>
          <w:rFonts w:ascii="Times New Roman" w:hAnsi="Times New Roman"/>
          <w:sz w:val="24"/>
          <w:szCs w:val="24"/>
        </w:rPr>
      </w:pPr>
    </w:p>
    <w:p w14:paraId="40348C09" w14:textId="77777777" w:rsidR="006E2107" w:rsidRPr="00F728C0" w:rsidRDefault="00A40E3E" w:rsidP="00CF1259">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All calculations were performed in the R environment (version 4.2.2) </w:t>
      </w:r>
      <w:del w:id="285" w:author="Editor 2" w:date="2026-05-09T06:26:00Z">
        <w:r w:rsidRPr="00F728C0">
          <w:rPr>
            <w:rFonts w:ascii="Times New Roman" w:hAnsi="Times New Roman"/>
            <w:sz w:val="24"/>
            <w:szCs w:val="24"/>
          </w:rPr>
          <w:delText>using</w:delText>
        </w:r>
      </w:del>
      <w:ins w:id="286" w:author="Editor 2" w:date="2026-05-09T06:26:00Z">
        <w:r>
          <w:rPr>
            <w:rFonts w:ascii="Times New Roman" w:hAnsi="Times New Roman"/>
            <w:sz w:val="24"/>
            <w:szCs w:val="24"/>
          </w:rPr>
          <w:t>via</w:t>
        </w:r>
      </w:ins>
      <w:r w:rsidRPr="00F728C0">
        <w:rPr>
          <w:rFonts w:ascii="Times New Roman" w:hAnsi="Times New Roman"/>
          <w:sz w:val="24"/>
          <w:szCs w:val="24"/>
        </w:rPr>
        <w:t xml:space="preserve"> the following packages: plm (panel econometrics), fixest (fixed-effects models), cluster (cluster analysis), randomForest (random forest), caret (cross-validation), and ggplot2 (visualization).</w:t>
      </w:r>
    </w:p>
    <w:p w14:paraId="3AED07D7" w14:textId="77777777" w:rsidR="00C466C0" w:rsidRPr="00F728C0" w:rsidRDefault="00C466C0" w:rsidP="00C466C0">
      <w:pPr>
        <w:spacing w:line="240" w:lineRule="auto"/>
        <w:ind w:firstLine="720"/>
        <w:contextualSpacing/>
        <w:jc w:val="both"/>
        <w:rPr>
          <w:rFonts w:ascii="Times New Roman" w:hAnsi="Times New Roman"/>
          <w:sz w:val="24"/>
          <w:szCs w:val="24"/>
        </w:rPr>
      </w:pPr>
    </w:p>
    <w:p w14:paraId="3252A364" w14:textId="77777777" w:rsidR="00C466C0" w:rsidRPr="00F728C0" w:rsidRDefault="00A40E3E" w:rsidP="00C466C0">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4.1. Analysis of panel data for 20 regions of Kazakhstan</w:t>
      </w:r>
    </w:p>
    <w:p w14:paraId="2752F677" w14:textId="77777777" w:rsidR="00C15802" w:rsidRPr="00F728C0" w:rsidRDefault="00A40E3E" w:rsidP="00CF1259">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An analysis of panel data for 20 regions of Kazakhstan covering the period 2015–2024 revealed significant regional variation (Table 1). The average number of women-owned farms is 3,127, but the range varies from 14</w:t>
      </w:r>
      <w:del w:id="287" w:author="Editor 2" w:date="2026-05-09T06:26:00Z">
        <w:r w:rsidRPr="00F728C0">
          <w:rPr>
            <w:rFonts w:ascii="Times New Roman" w:hAnsi="Times New Roman"/>
            <w:sz w:val="24"/>
            <w:szCs w:val="24"/>
          </w:rPr>
          <w:delText xml:space="preserve"> to </w:delText>
        </w:r>
      </w:del>
      <w:ins w:id="288" w:author="Editor 2" w:date="2026-05-09T06:26:00Z">
        <w:r>
          <w:rPr>
            <w:rFonts w:ascii="Times New Roman" w:hAnsi="Times New Roman"/>
            <w:sz w:val="24"/>
            <w:szCs w:val="24"/>
          </w:rPr>
          <w:t>--</w:t>
        </w:r>
      </w:ins>
      <w:r w:rsidRPr="00F728C0">
        <w:rPr>
          <w:rFonts w:ascii="Times New Roman" w:hAnsi="Times New Roman"/>
          <w:sz w:val="24"/>
          <w:szCs w:val="24"/>
        </w:rPr>
        <w:t>20,551, indicating extremely uneven development of women’s entrepreneurship in the agricultural sector.</w:t>
      </w:r>
    </w:p>
    <w:p w14:paraId="34C6037B" w14:textId="77777777" w:rsidR="00284FFB" w:rsidRPr="00F728C0" w:rsidRDefault="00284FFB" w:rsidP="003F55B4">
      <w:pPr>
        <w:spacing w:line="240" w:lineRule="auto"/>
        <w:ind w:firstLine="720"/>
        <w:contextualSpacing/>
        <w:jc w:val="both"/>
        <w:rPr>
          <w:rFonts w:ascii="Times New Roman" w:hAnsi="Times New Roman"/>
          <w:sz w:val="24"/>
          <w:szCs w:val="24"/>
        </w:rPr>
      </w:pPr>
    </w:p>
    <w:p w14:paraId="2B804DC4" w14:textId="77777777" w:rsidR="00AD6FED" w:rsidRPr="00F728C0" w:rsidRDefault="009D0A84"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Table 1. Descriptive statistics of key variables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7"/>
        <w:gridCol w:w="949"/>
        <w:gridCol w:w="1157"/>
        <w:gridCol w:w="1586"/>
        <w:gridCol w:w="1096"/>
        <w:gridCol w:w="1269"/>
        <w:gridCol w:w="1219"/>
      </w:tblGrid>
      <w:tr w:rsidR="008B2B78" w14:paraId="70D433E8" w14:textId="77777777" w:rsidTr="00912D9D">
        <w:tc>
          <w:tcPr>
            <w:tcW w:w="2177" w:type="dxa"/>
            <w:vAlign w:val="center"/>
          </w:tcPr>
          <w:p w14:paraId="74342800" w14:textId="77777777" w:rsidR="00B64BF7"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Indicators</w:t>
            </w:r>
          </w:p>
        </w:tc>
        <w:tc>
          <w:tcPr>
            <w:tcW w:w="949" w:type="dxa"/>
            <w:vAlign w:val="center"/>
          </w:tcPr>
          <w:p w14:paraId="0FEF7300"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Mean</w:t>
            </w:r>
          </w:p>
        </w:tc>
        <w:tc>
          <w:tcPr>
            <w:tcW w:w="1157" w:type="dxa"/>
            <w:vAlign w:val="center"/>
          </w:tcPr>
          <w:p w14:paraId="701B8929"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Std. Dev.</w:t>
            </w:r>
          </w:p>
        </w:tc>
        <w:tc>
          <w:tcPr>
            <w:tcW w:w="1586" w:type="dxa"/>
            <w:vAlign w:val="center"/>
          </w:tcPr>
          <w:p w14:paraId="6B69D2A4"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Min</w:t>
            </w:r>
          </w:p>
        </w:tc>
        <w:tc>
          <w:tcPr>
            <w:tcW w:w="1096" w:type="dxa"/>
            <w:vAlign w:val="center"/>
          </w:tcPr>
          <w:p w14:paraId="55C2DB62"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Median</w:t>
            </w:r>
          </w:p>
        </w:tc>
        <w:tc>
          <w:tcPr>
            <w:tcW w:w="1269" w:type="dxa"/>
            <w:vAlign w:val="center"/>
          </w:tcPr>
          <w:p w14:paraId="2F67178B"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Max</w:t>
            </w:r>
          </w:p>
        </w:tc>
        <w:tc>
          <w:tcPr>
            <w:tcW w:w="1219" w:type="dxa"/>
            <w:vAlign w:val="center"/>
          </w:tcPr>
          <w:p w14:paraId="20FEFA47" w14:textId="77777777" w:rsidR="00B64BF7"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N</w:t>
            </w:r>
          </w:p>
        </w:tc>
      </w:tr>
      <w:tr w:rsidR="008B2B78" w14:paraId="1DCF681D" w14:textId="77777777" w:rsidTr="00912D9D">
        <w:tc>
          <w:tcPr>
            <w:tcW w:w="2177" w:type="dxa"/>
            <w:vAlign w:val="center"/>
          </w:tcPr>
          <w:p w14:paraId="17D83B60"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women_farms</w:t>
            </w:r>
          </w:p>
        </w:tc>
        <w:tc>
          <w:tcPr>
            <w:tcW w:w="949" w:type="dxa"/>
            <w:vAlign w:val="center"/>
          </w:tcPr>
          <w:p w14:paraId="5D6AA186"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175</w:t>
            </w:r>
          </w:p>
        </w:tc>
        <w:tc>
          <w:tcPr>
            <w:tcW w:w="1157" w:type="dxa"/>
            <w:vAlign w:val="center"/>
          </w:tcPr>
          <w:p w14:paraId="5EC36EBD"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3,127.45</w:t>
            </w:r>
          </w:p>
        </w:tc>
        <w:tc>
          <w:tcPr>
            <w:tcW w:w="1586" w:type="dxa"/>
            <w:vAlign w:val="center"/>
          </w:tcPr>
          <w:p w14:paraId="0A7C396E"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4,298.91</w:t>
            </w:r>
          </w:p>
        </w:tc>
        <w:tc>
          <w:tcPr>
            <w:tcW w:w="1096" w:type="dxa"/>
            <w:vAlign w:val="center"/>
          </w:tcPr>
          <w:p w14:paraId="5AB3F299"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14.00</w:t>
            </w:r>
          </w:p>
        </w:tc>
        <w:tc>
          <w:tcPr>
            <w:tcW w:w="1269" w:type="dxa"/>
            <w:vAlign w:val="center"/>
          </w:tcPr>
          <w:p w14:paraId="446EB5EB"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1,440.00</w:t>
            </w:r>
          </w:p>
        </w:tc>
        <w:tc>
          <w:tcPr>
            <w:tcW w:w="1219" w:type="dxa"/>
            <w:vAlign w:val="center"/>
          </w:tcPr>
          <w:p w14:paraId="6645C625"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20,551.00</w:t>
            </w:r>
          </w:p>
        </w:tc>
      </w:tr>
      <w:tr w:rsidR="008B2B78" w14:paraId="3FE8C0B4" w14:textId="77777777" w:rsidTr="00912D9D">
        <w:tc>
          <w:tcPr>
            <w:tcW w:w="2177" w:type="dxa"/>
            <w:vAlign w:val="center"/>
          </w:tcPr>
          <w:p w14:paraId="38D9DEE0"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credit_total (million KZT)</w:t>
            </w:r>
          </w:p>
        </w:tc>
        <w:tc>
          <w:tcPr>
            <w:tcW w:w="949" w:type="dxa"/>
            <w:vAlign w:val="center"/>
          </w:tcPr>
          <w:p w14:paraId="19481603"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170</w:t>
            </w:r>
          </w:p>
        </w:tc>
        <w:tc>
          <w:tcPr>
            <w:tcW w:w="1157" w:type="dxa"/>
            <w:vAlign w:val="center"/>
          </w:tcPr>
          <w:p w14:paraId="7D81345F"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3,983.52</w:t>
            </w:r>
          </w:p>
        </w:tc>
        <w:tc>
          <w:tcPr>
            <w:tcW w:w="1586" w:type="dxa"/>
            <w:vAlign w:val="center"/>
          </w:tcPr>
          <w:p w14:paraId="60C3250F"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6,236.45</w:t>
            </w:r>
          </w:p>
        </w:tc>
        <w:tc>
          <w:tcPr>
            <w:tcW w:w="1096" w:type="dxa"/>
            <w:vAlign w:val="center"/>
          </w:tcPr>
          <w:p w14:paraId="397196BA"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7.80</w:t>
            </w:r>
          </w:p>
        </w:tc>
        <w:tc>
          <w:tcPr>
            <w:tcW w:w="1269" w:type="dxa"/>
            <w:vAlign w:val="center"/>
          </w:tcPr>
          <w:p w14:paraId="55B03516"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2,641.15</w:t>
            </w:r>
          </w:p>
        </w:tc>
        <w:tc>
          <w:tcPr>
            <w:tcW w:w="1219" w:type="dxa"/>
            <w:vAlign w:val="center"/>
          </w:tcPr>
          <w:p w14:paraId="63F16CD3"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73,059.00</w:t>
            </w:r>
          </w:p>
        </w:tc>
      </w:tr>
      <w:tr w:rsidR="008B2B78" w14:paraId="7CA2E8B6" w14:textId="77777777" w:rsidTr="00912D9D">
        <w:tc>
          <w:tcPr>
            <w:tcW w:w="2177" w:type="dxa"/>
            <w:vAlign w:val="center"/>
          </w:tcPr>
          <w:p w14:paraId="5F35A25D"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credit_kaf (million KZT)</w:t>
            </w:r>
          </w:p>
        </w:tc>
        <w:tc>
          <w:tcPr>
            <w:tcW w:w="949" w:type="dxa"/>
            <w:vAlign w:val="center"/>
          </w:tcPr>
          <w:p w14:paraId="27A2B5FC"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155</w:t>
            </w:r>
          </w:p>
        </w:tc>
        <w:tc>
          <w:tcPr>
            <w:tcW w:w="1157" w:type="dxa"/>
            <w:vAlign w:val="center"/>
          </w:tcPr>
          <w:p w14:paraId="282C431D"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905.43</w:t>
            </w:r>
          </w:p>
        </w:tc>
        <w:tc>
          <w:tcPr>
            <w:tcW w:w="1586" w:type="dxa"/>
            <w:vAlign w:val="center"/>
          </w:tcPr>
          <w:p w14:paraId="45177CB6"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1,134.92</w:t>
            </w:r>
          </w:p>
        </w:tc>
        <w:tc>
          <w:tcPr>
            <w:tcW w:w="1096" w:type="dxa"/>
            <w:vAlign w:val="center"/>
          </w:tcPr>
          <w:p w14:paraId="31182F67"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4.00</w:t>
            </w:r>
          </w:p>
        </w:tc>
        <w:tc>
          <w:tcPr>
            <w:tcW w:w="1269" w:type="dxa"/>
            <w:vAlign w:val="center"/>
          </w:tcPr>
          <w:p w14:paraId="07DF61BB"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428.00</w:t>
            </w:r>
          </w:p>
        </w:tc>
        <w:tc>
          <w:tcPr>
            <w:tcW w:w="1219" w:type="dxa"/>
            <w:vAlign w:val="center"/>
          </w:tcPr>
          <w:p w14:paraId="1FB4F836"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5,597.00</w:t>
            </w:r>
          </w:p>
        </w:tc>
      </w:tr>
      <w:tr w:rsidR="008B2B78" w14:paraId="1648BD4B" w14:textId="77777777" w:rsidTr="00912D9D">
        <w:tc>
          <w:tcPr>
            <w:tcW w:w="2177" w:type="dxa"/>
            <w:vAlign w:val="center"/>
          </w:tcPr>
          <w:p w14:paraId="10C677B2"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credit_acc (million KZT)</w:t>
            </w:r>
          </w:p>
        </w:tc>
        <w:tc>
          <w:tcPr>
            <w:tcW w:w="949" w:type="dxa"/>
            <w:vAlign w:val="center"/>
          </w:tcPr>
          <w:p w14:paraId="28EA9898"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153</w:t>
            </w:r>
          </w:p>
        </w:tc>
        <w:tc>
          <w:tcPr>
            <w:tcW w:w="1157" w:type="dxa"/>
            <w:vAlign w:val="center"/>
          </w:tcPr>
          <w:p w14:paraId="4AECCA26"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2,726.15</w:t>
            </w:r>
          </w:p>
        </w:tc>
        <w:tc>
          <w:tcPr>
            <w:tcW w:w="1586" w:type="dxa"/>
            <w:vAlign w:val="center"/>
          </w:tcPr>
          <w:p w14:paraId="7913DFDB"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6,281.00</w:t>
            </w:r>
          </w:p>
        </w:tc>
        <w:tc>
          <w:tcPr>
            <w:tcW w:w="1096" w:type="dxa"/>
            <w:vAlign w:val="center"/>
          </w:tcPr>
          <w:p w14:paraId="0A7FBC6A"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0.00</w:t>
            </w:r>
          </w:p>
        </w:tc>
        <w:tc>
          <w:tcPr>
            <w:tcW w:w="1269" w:type="dxa"/>
            <w:vAlign w:val="center"/>
          </w:tcPr>
          <w:p w14:paraId="616BD8B1"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1,201.00</w:t>
            </w:r>
          </w:p>
        </w:tc>
        <w:tc>
          <w:tcPr>
            <w:tcW w:w="1219" w:type="dxa"/>
            <w:vAlign w:val="center"/>
          </w:tcPr>
          <w:p w14:paraId="0164E242"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72,963.00</w:t>
            </w:r>
          </w:p>
        </w:tc>
      </w:tr>
      <w:tr w:rsidR="008B2B78" w14:paraId="47B0B9F8" w14:textId="77777777" w:rsidTr="00912D9D">
        <w:tc>
          <w:tcPr>
            <w:tcW w:w="2177" w:type="dxa"/>
            <w:vAlign w:val="center"/>
          </w:tcPr>
          <w:p w14:paraId="7F92AC60"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credit_fund (million KZT)</w:t>
            </w:r>
          </w:p>
        </w:tc>
        <w:tc>
          <w:tcPr>
            <w:tcW w:w="949" w:type="dxa"/>
            <w:vAlign w:val="center"/>
          </w:tcPr>
          <w:p w14:paraId="38EBEB2E"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107</w:t>
            </w:r>
          </w:p>
        </w:tc>
        <w:tc>
          <w:tcPr>
            <w:tcW w:w="1157" w:type="dxa"/>
            <w:vAlign w:val="center"/>
          </w:tcPr>
          <w:p w14:paraId="4DAA0F2A"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1,119.20</w:t>
            </w:r>
          </w:p>
        </w:tc>
        <w:tc>
          <w:tcPr>
            <w:tcW w:w="1586" w:type="dxa"/>
            <w:vAlign w:val="center"/>
          </w:tcPr>
          <w:p w14:paraId="101494BA"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630.52</w:t>
            </w:r>
          </w:p>
        </w:tc>
        <w:tc>
          <w:tcPr>
            <w:tcW w:w="1096" w:type="dxa"/>
            <w:vAlign w:val="center"/>
          </w:tcPr>
          <w:p w14:paraId="009A6E94"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129.30</w:t>
            </w:r>
          </w:p>
        </w:tc>
        <w:tc>
          <w:tcPr>
            <w:tcW w:w="1269" w:type="dxa"/>
            <w:vAlign w:val="center"/>
          </w:tcPr>
          <w:p w14:paraId="3F90D06C"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941.00</w:t>
            </w:r>
          </w:p>
        </w:tc>
        <w:tc>
          <w:tcPr>
            <w:tcW w:w="1219" w:type="dxa"/>
            <w:vAlign w:val="center"/>
          </w:tcPr>
          <w:p w14:paraId="3198A2F7"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2,811.00</w:t>
            </w:r>
          </w:p>
        </w:tc>
      </w:tr>
      <w:tr w:rsidR="008B2B78" w14:paraId="2C27ECFD" w14:textId="77777777" w:rsidTr="00912D9D">
        <w:tc>
          <w:tcPr>
            <w:tcW w:w="2177" w:type="dxa"/>
            <w:vAlign w:val="center"/>
          </w:tcPr>
          <w:p w14:paraId="61DB2992" w14:textId="77777777" w:rsidR="00B64BF7" w:rsidRPr="00F728C0" w:rsidRDefault="00A40E3E" w:rsidP="009D0A84">
            <w:pPr>
              <w:spacing w:line="240" w:lineRule="auto"/>
              <w:contextualSpacing/>
              <w:jc w:val="both"/>
              <w:rPr>
                <w:rFonts w:ascii="Times New Roman" w:hAnsi="Times New Roman"/>
                <w:sz w:val="24"/>
                <w:szCs w:val="24"/>
              </w:rPr>
            </w:pPr>
            <w:r w:rsidRPr="00F728C0">
              <w:rPr>
                <w:rFonts w:ascii="Times New Roman" w:hAnsi="Times New Roman"/>
                <w:sz w:val="24"/>
                <w:szCs w:val="24"/>
              </w:rPr>
              <w:t>land_share (%)</w:t>
            </w:r>
          </w:p>
        </w:tc>
        <w:tc>
          <w:tcPr>
            <w:tcW w:w="949" w:type="dxa"/>
            <w:vAlign w:val="center"/>
          </w:tcPr>
          <w:p w14:paraId="2FD6B502"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149</w:t>
            </w:r>
          </w:p>
        </w:tc>
        <w:tc>
          <w:tcPr>
            <w:tcW w:w="1157" w:type="dxa"/>
            <w:vAlign w:val="center"/>
          </w:tcPr>
          <w:p w14:paraId="5AEAE7F0"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2.01</w:t>
            </w:r>
          </w:p>
        </w:tc>
        <w:tc>
          <w:tcPr>
            <w:tcW w:w="1586" w:type="dxa"/>
            <w:vAlign w:val="center"/>
          </w:tcPr>
          <w:p w14:paraId="00D0D6B5" w14:textId="77777777" w:rsidR="00B64BF7"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2.14</w:t>
            </w:r>
          </w:p>
        </w:tc>
        <w:tc>
          <w:tcPr>
            <w:tcW w:w="1096" w:type="dxa"/>
            <w:vAlign w:val="center"/>
          </w:tcPr>
          <w:p w14:paraId="66C97C2C"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0.01</w:t>
            </w:r>
          </w:p>
        </w:tc>
        <w:tc>
          <w:tcPr>
            <w:tcW w:w="1269" w:type="dxa"/>
            <w:vAlign w:val="center"/>
          </w:tcPr>
          <w:p w14:paraId="5AAD9A72"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1.19</w:t>
            </w:r>
          </w:p>
        </w:tc>
        <w:tc>
          <w:tcPr>
            <w:tcW w:w="1219" w:type="dxa"/>
            <w:vAlign w:val="center"/>
          </w:tcPr>
          <w:p w14:paraId="510AF363"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12.10</w:t>
            </w:r>
          </w:p>
        </w:tc>
      </w:tr>
      <w:tr w:rsidR="008B2B78" w14:paraId="21C59E5B" w14:textId="77777777" w:rsidTr="00912D9D">
        <w:tc>
          <w:tcPr>
            <w:tcW w:w="2177" w:type="dxa"/>
            <w:vAlign w:val="center"/>
          </w:tcPr>
          <w:p w14:paraId="12BB7F74"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log_women_farms</w:t>
            </w:r>
          </w:p>
        </w:tc>
        <w:tc>
          <w:tcPr>
            <w:tcW w:w="949" w:type="dxa"/>
            <w:vAlign w:val="center"/>
          </w:tcPr>
          <w:p w14:paraId="3E153AF1"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175</w:t>
            </w:r>
          </w:p>
        </w:tc>
        <w:tc>
          <w:tcPr>
            <w:tcW w:w="1157" w:type="dxa"/>
            <w:vAlign w:val="center"/>
          </w:tcPr>
          <w:p w14:paraId="4F82F310"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7.34</w:t>
            </w:r>
          </w:p>
        </w:tc>
        <w:tc>
          <w:tcPr>
            <w:tcW w:w="1586" w:type="dxa"/>
            <w:vAlign w:val="center"/>
          </w:tcPr>
          <w:p w14:paraId="6DB37989"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1.24</w:t>
            </w:r>
          </w:p>
        </w:tc>
        <w:tc>
          <w:tcPr>
            <w:tcW w:w="1096" w:type="dxa"/>
            <w:vAlign w:val="center"/>
          </w:tcPr>
          <w:p w14:paraId="194A7CF9"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2.71</w:t>
            </w:r>
          </w:p>
        </w:tc>
        <w:tc>
          <w:tcPr>
            <w:tcW w:w="1269" w:type="dxa"/>
            <w:vAlign w:val="center"/>
          </w:tcPr>
          <w:p w14:paraId="59A92E34"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7.27</w:t>
            </w:r>
          </w:p>
        </w:tc>
        <w:tc>
          <w:tcPr>
            <w:tcW w:w="1219" w:type="dxa"/>
            <w:vAlign w:val="center"/>
          </w:tcPr>
          <w:p w14:paraId="4A5E6140"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9.93</w:t>
            </w:r>
          </w:p>
        </w:tc>
      </w:tr>
      <w:tr w:rsidR="008B2B78" w14:paraId="490B2758" w14:textId="77777777" w:rsidTr="00912D9D">
        <w:tc>
          <w:tcPr>
            <w:tcW w:w="2177" w:type="dxa"/>
            <w:vAlign w:val="center"/>
          </w:tcPr>
          <w:p w14:paraId="3558D530"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log_credit_total</w:t>
            </w:r>
          </w:p>
        </w:tc>
        <w:tc>
          <w:tcPr>
            <w:tcW w:w="949" w:type="dxa"/>
            <w:vAlign w:val="center"/>
          </w:tcPr>
          <w:p w14:paraId="2BF75AE5"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170</w:t>
            </w:r>
          </w:p>
        </w:tc>
        <w:tc>
          <w:tcPr>
            <w:tcW w:w="1157" w:type="dxa"/>
            <w:vAlign w:val="center"/>
          </w:tcPr>
          <w:p w14:paraId="4B66CF78"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7.76</w:t>
            </w:r>
          </w:p>
        </w:tc>
        <w:tc>
          <w:tcPr>
            <w:tcW w:w="1586" w:type="dxa"/>
            <w:vAlign w:val="center"/>
          </w:tcPr>
          <w:p w14:paraId="423204FC" w14:textId="77777777" w:rsidR="00B64BF7"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1.14</w:t>
            </w:r>
          </w:p>
        </w:tc>
        <w:tc>
          <w:tcPr>
            <w:tcW w:w="1096" w:type="dxa"/>
            <w:vAlign w:val="center"/>
          </w:tcPr>
          <w:p w14:paraId="13F621F3"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2.17</w:t>
            </w:r>
          </w:p>
        </w:tc>
        <w:tc>
          <w:tcPr>
            <w:tcW w:w="1269" w:type="dxa"/>
            <w:vAlign w:val="center"/>
          </w:tcPr>
          <w:p w14:paraId="6481180E"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7.88</w:t>
            </w:r>
          </w:p>
        </w:tc>
        <w:tc>
          <w:tcPr>
            <w:tcW w:w="1219" w:type="dxa"/>
            <w:vAlign w:val="center"/>
          </w:tcPr>
          <w:p w14:paraId="4784B471" w14:textId="77777777" w:rsidR="00B64BF7" w:rsidRPr="00F728C0" w:rsidRDefault="00A40E3E" w:rsidP="00092432">
            <w:pPr>
              <w:spacing w:line="240" w:lineRule="auto"/>
              <w:contextualSpacing/>
              <w:jc w:val="both"/>
              <w:rPr>
                <w:rFonts w:ascii="Times New Roman" w:hAnsi="Times New Roman"/>
                <w:sz w:val="24"/>
                <w:szCs w:val="24"/>
              </w:rPr>
            </w:pPr>
            <w:r w:rsidRPr="00F728C0">
              <w:rPr>
                <w:rFonts w:ascii="Times New Roman" w:hAnsi="Times New Roman"/>
                <w:sz w:val="24"/>
                <w:szCs w:val="24"/>
              </w:rPr>
              <w:t>11.20</w:t>
            </w:r>
          </w:p>
        </w:tc>
      </w:tr>
    </w:tbl>
    <w:p w14:paraId="4BF14212" w14:textId="77777777" w:rsidR="00FC5865" w:rsidRPr="00F728C0" w:rsidRDefault="00FC5865" w:rsidP="009D0A84">
      <w:pPr>
        <w:spacing w:line="240" w:lineRule="auto"/>
        <w:contextualSpacing/>
        <w:jc w:val="both"/>
        <w:rPr>
          <w:rFonts w:ascii="Times New Roman" w:hAnsi="Times New Roman"/>
          <w:sz w:val="24"/>
          <w:szCs w:val="24"/>
        </w:rPr>
      </w:pPr>
    </w:p>
    <w:p w14:paraId="018083FC" w14:textId="77777777" w:rsidR="005B1D0C"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Given the high interregional variability (standard deviation of 6,236.5 million </w:t>
      </w:r>
      <w:del w:id="289" w:author="Editor 2" w:date="2026-05-09T06:26:00Z">
        <w:r w:rsidRPr="00F728C0">
          <w:rPr>
            <w:rFonts w:ascii="Times New Roman" w:hAnsi="Times New Roman"/>
            <w:sz w:val="24"/>
            <w:szCs w:val="24"/>
          </w:rPr>
          <w:delText>tenge</w:delText>
        </w:r>
      </w:del>
      <w:ins w:id="290" w:author="Editor 2" w:date="2026-05-09T06:26:00Z">
        <w:r>
          <w:rPr>
            <w:rFonts w:ascii="Times New Roman" w:hAnsi="Times New Roman"/>
            <w:sz w:val="24"/>
            <w:szCs w:val="24"/>
          </w:rPr>
          <w:t>tenges</w:t>
        </w:r>
      </w:ins>
      <w:r w:rsidRPr="00F728C0">
        <w:rPr>
          <w:rFonts w:ascii="Times New Roman" w:hAnsi="Times New Roman"/>
          <w:sz w:val="24"/>
          <w:szCs w:val="24"/>
        </w:rPr>
        <w:t xml:space="preserve">), the average volume of institutional agricultural lending amounts to 3,983.5 million </w:t>
      </w:r>
      <w:del w:id="291" w:author="Editor 2" w:date="2026-05-09T06:26:00Z">
        <w:r w:rsidRPr="00F728C0">
          <w:rPr>
            <w:rFonts w:ascii="Times New Roman" w:hAnsi="Times New Roman"/>
            <w:sz w:val="24"/>
            <w:szCs w:val="24"/>
          </w:rPr>
          <w:delText>tenge</w:delText>
        </w:r>
      </w:del>
      <w:ins w:id="292" w:author="Editor 2" w:date="2026-05-09T06:26:00Z">
        <w:r>
          <w:rPr>
            <w:rFonts w:ascii="Times New Roman" w:hAnsi="Times New Roman"/>
            <w:sz w:val="24"/>
            <w:szCs w:val="24"/>
          </w:rPr>
          <w:t>tenges</w:t>
        </w:r>
      </w:ins>
      <w:r w:rsidRPr="00F728C0">
        <w:rPr>
          <w:rFonts w:ascii="Times New Roman" w:hAnsi="Times New Roman"/>
          <w:sz w:val="24"/>
          <w:szCs w:val="24"/>
        </w:rPr>
        <w:t xml:space="preserve">. We observe that the highest percentage of missing values is found in the </w:t>
      </w:r>
      <w:del w:id="293" w:author="Editor 2" w:date="2026-05-09T06:26:00Z">
        <w:r w:rsidRPr="00F728C0">
          <w:rPr>
            <w:rFonts w:ascii="Times New Roman" w:hAnsi="Times New Roman"/>
            <w:sz w:val="24"/>
            <w:szCs w:val="24"/>
          </w:rPr>
          <w:delText xml:space="preserve">variable </w:delText>
        </w:r>
      </w:del>
      <w:r w:rsidRPr="00F728C0">
        <w:rPr>
          <w:rFonts w:ascii="Times New Roman" w:hAnsi="Times New Roman"/>
          <w:sz w:val="24"/>
          <w:szCs w:val="24"/>
        </w:rPr>
        <w:t xml:space="preserve">credit_fund </w:t>
      </w:r>
      <w:ins w:id="294" w:author="Editor 2" w:date="2026-05-09T06:26:00Z">
        <w:r>
          <w:rPr>
            <w:rFonts w:ascii="Times New Roman" w:hAnsi="Times New Roman"/>
            <w:sz w:val="24"/>
            <w:szCs w:val="24"/>
          </w:rPr>
          <w:t xml:space="preserve">variable </w:t>
        </w:r>
      </w:ins>
      <w:r w:rsidRPr="00F728C0">
        <w:rPr>
          <w:rFonts w:ascii="Times New Roman" w:hAnsi="Times New Roman"/>
          <w:sz w:val="24"/>
          <w:szCs w:val="24"/>
        </w:rPr>
        <w:t xml:space="preserve">(39%) (loans from </w:t>
      </w:r>
      <w:ins w:id="295" w:author="Editor 2" w:date="2026-05-09T06:26:00Z">
        <w:r>
          <w:rPr>
            <w:rFonts w:ascii="Times New Roman" w:hAnsi="Times New Roman"/>
            <w:sz w:val="24"/>
            <w:szCs w:val="24"/>
          </w:rPr>
          <w:t xml:space="preserve">the </w:t>
        </w:r>
      </w:ins>
      <w:r w:rsidRPr="00F728C0">
        <w:rPr>
          <w:rFonts w:ascii="Times New Roman" w:hAnsi="Times New Roman"/>
          <w:sz w:val="24"/>
          <w:szCs w:val="24"/>
        </w:rPr>
        <w:t xml:space="preserve">JSC “Financial Support Fund”). The reason is that in 2015–2018, these loans were not issued in cities of national importance (Astana, Almaty, Shymkent) or in </w:t>
      </w:r>
      <w:del w:id="296" w:author="Editor 2" w:date="2026-05-09T06:26:00Z">
        <w:r w:rsidRPr="00F728C0">
          <w:rPr>
            <w:rFonts w:ascii="Times New Roman" w:hAnsi="Times New Roman"/>
            <w:sz w:val="24"/>
            <w:szCs w:val="24"/>
          </w:rPr>
          <w:delText xml:space="preserve">the </w:delText>
        </w:r>
      </w:del>
      <w:r w:rsidRPr="00F728C0">
        <w:rPr>
          <w:rFonts w:ascii="Times New Roman" w:hAnsi="Times New Roman"/>
          <w:sz w:val="24"/>
          <w:szCs w:val="24"/>
        </w:rPr>
        <w:t>new regions (Abai, Zhetysu, Ulytau).</w:t>
      </w:r>
    </w:p>
    <w:p w14:paraId="3A540D0D" w14:textId="77777777" w:rsidR="004B5E8E" w:rsidRPr="00F728C0" w:rsidRDefault="00A40E3E" w:rsidP="004B5E8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At the same time, a critically important observation is the extremely low share of land allocated to women (an average of just 2.01%, with a median of 1.19%). This is a more serious barrier than access to loans, meaning that in most regions, women do not own land. Thus, although the number of farms and the volume of loans vary, the analysis shows that women’s limited access to land remains one of the main limiting factors.</w:t>
      </w:r>
    </w:p>
    <w:p w14:paraId="45856F89" w14:textId="77777777" w:rsidR="006F471A" w:rsidRPr="00F728C0" w:rsidRDefault="006F471A" w:rsidP="004B5E8E">
      <w:pPr>
        <w:spacing w:line="240" w:lineRule="auto"/>
        <w:ind w:firstLine="720"/>
        <w:contextualSpacing/>
        <w:jc w:val="both"/>
        <w:rPr>
          <w:rFonts w:ascii="Times New Roman" w:hAnsi="Times New Roman"/>
          <w:sz w:val="24"/>
          <w:szCs w:val="24"/>
        </w:rPr>
      </w:pPr>
    </w:p>
    <w:p w14:paraId="2B14A879" w14:textId="77777777" w:rsidR="00CF1259" w:rsidRPr="00F728C0" w:rsidRDefault="00A40E3E" w:rsidP="004B5E8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Figure 1 illustrates two contrasting trends. We see a steady increase in the number of farms managed by women, from 2,500 to 4,000. However, the shaded area confirms growing regional inequality, and access to loans for women farmers remains unequal.</w:t>
      </w:r>
    </w:p>
    <w:p w14:paraId="528FEB4B" w14:textId="77777777" w:rsidR="004B5E8E" w:rsidRPr="00F728C0" w:rsidRDefault="004B5E8E" w:rsidP="003F55B4">
      <w:pPr>
        <w:spacing w:line="240" w:lineRule="auto"/>
        <w:ind w:firstLine="720"/>
        <w:contextualSpacing/>
        <w:jc w:val="both"/>
        <w:rPr>
          <w:rFonts w:ascii="Times New Roman" w:hAnsi="Times New Roman"/>
          <w:sz w:val="24"/>
          <w:szCs w:val="24"/>
        </w:rPr>
      </w:pPr>
    </w:p>
    <w:p w14:paraId="76428511" w14:textId="77777777" w:rsidR="005B1D0C" w:rsidRPr="00F728C0" w:rsidRDefault="005B1D0C" w:rsidP="004B5E8E">
      <w:pPr>
        <w:spacing w:line="240" w:lineRule="auto"/>
        <w:contextualSpacing/>
        <w:jc w:val="both"/>
        <w:rPr>
          <w:rFonts w:ascii="Times New Roman" w:hAnsi="Times New Roman"/>
          <w:sz w:val="24"/>
          <w:szCs w:val="24"/>
        </w:rPr>
      </w:pPr>
    </w:p>
    <w:p w14:paraId="70F7E1CC" w14:textId="3F8C997E" w:rsidR="00AD6FED" w:rsidRPr="00F728C0" w:rsidRDefault="00A40E3E" w:rsidP="003F55B4">
      <w:pPr>
        <w:spacing w:line="240" w:lineRule="auto"/>
        <w:ind w:firstLine="720"/>
        <w:contextualSpacing/>
        <w:jc w:val="both"/>
        <w:rPr>
          <w:rFonts w:ascii="Times New Roman" w:hAnsi="Times New Roman"/>
          <w:sz w:val="24"/>
          <w:szCs w:val="24"/>
        </w:rPr>
      </w:pPr>
      <w:r>
        <w:rPr>
          <w:rFonts w:ascii="Times New Roman" w:hAnsi="Times New Roman"/>
          <w:sz w:val="24"/>
          <w:szCs w:val="24"/>
        </w:rPr>
        <w:fldChar w:fldCharType="begin"/>
      </w:r>
      <w:r w:rsidR="0077628A">
        <w:rPr>
          <w:rFonts w:ascii="Times New Roman" w:hAnsi="Times New Roman"/>
          <w:sz w:val="24"/>
          <w:szCs w:val="24"/>
        </w:rPr>
        <w:instrText xml:space="preserve"> INCLUDEPICTURE "r:\\PK\\Downloads\\avg_women_farms_over_time (2).png" \* MERGEFORMAT </w:instrText>
      </w:r>
      <w:r>
        <w:rPr>
          <w:rFonts w:ascii="Times New Roman" w:hAnsi="Times New Roman"/>
          <w:sz w:val="24"/>
          <w:szCs w:val="24"/>
        </w:rPr>
        <w:fldChar w:fldCharType="separate"/>
      </w:r>
      <w:r w:rsidR="00C90328">
        <w:rPr>
          <w:rFonts w:ascii="Times New Roman" w:hAnsi="Times New Roman"/>
          <w:sz w:val="24"/>
          <w:szCs w:val="24"/>
        </w:rPr>
        <w:pict>
          <v:shape id="_x0000_i1028" type="#_x0000_t75" style="width:290.5pt;height:172.8pt">
            <v:imagedata r:id="rId12" r:href="rId13"/>
          </v:shape>
        </w:pict>
      </w:r>
      <w:r>
        <w:rPr>
          <w:rFonts w:ascii="Times New Roman" w:hAnsi="Times New Roman"/>
          <w:sz w:val="24"/>
          <w:szCs w:val="24"/>
        </w:rPr>
        <w:fldChar w:fldCharType="end"/>
      </w:r>
    </w:p>
    <w:p w14:paraId="709E3C6D" w14:textId="77777777" w:rsidR="005B1D0C" w:rsidRPr="00F728C0" w:rsidRDefault="005B1D0C" w:rsidP="003F55B4">
      <w:pPr>
        <w:spacing w:line="240" w:lineRule="auto"/>
        <w:ind w:firstLine="720"/>
        <w:contextualSpacing/>
        <w:jc w:val="both"/>
        <w:rPr>
          <w:rFonts w:ascii="Times New Roman" w:hAnsi="Times New Roman"/>
          <w:sz w:val="24"/>
          <w:szCs w:val="24"/>
        </w:rPr>
      </w:pPr>
    </w:p>
    <w:p w14:paraId="01812267" w14:textId="77777777" w:rsidR="004B5E8E" w:rsidRPr="00F728C0" w:rsidRDefault="004B5E8E" w:rsidP="004B5E8E">
      <w:pPr>
        <w:spacing w:line="240" w:lineRule="auto"/>
        <w:contextualSpacing/>
        <w:jc w:val="both"/>
        <w:rPr>
          <w:rFonts w:ascii="Times New Roman" w:hAnsi="Times New Roman"/>
          <w:sz w:val="24"/>
          <w:szCs w:val="24"/>
          <w:lang w:val="ru-RU"/>
        </w:rPr>
      </w:pPr>
    </w:p>
    <w:p w14:paraId="5211862F" w14:textId="77777777" w:rsidR="004B5E8E" w:rsidRPr="00F728C0" w:rsidRDefault="00A40E3E" w:rsidP="004B5E8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Figure 1. Average number of women-owned farms</w:t>
      </w:r>
      <w:del w:id="297" w:author="Editor 2" w:date="2026-05-09T06:26:00Z">
        <w:r w:rsidRPr="00F728C0">
          <w:rPr>
            <w:rFonts w:ascii="Times New Roman" w:hAnsi="Times New Roman"/>
            <w:sz w:val="24"/>
            <w:szCs w:val="24"/>
          </w:rPr>
          <w:delText>,</w:delText>
        </w:r>
      </w:del>
      <w:r w:rsidRPr="00F728C0">
        <w:rPr>
          <w:rFonts w:ascii="Times New Roman" w:hAnsi="Times New Roman"/>
          <w:sz w:val="24"/>
          <w:szCs w:val="24"/>
        </w:rPr>
        <w:t xml:space="preserve"> by region of Kazakhstan, 2015–2024</w:t>
      </w:r>
    </w:p>
    <w:p w14:paraId="05559ED5" w14:textId="77777777" w:rsidR="004B5E8E" w:rsidRPr="00F728C0" w:rsidRDefault="004B5E8E" w:rsidP="004B5E8E">
      <w:pPr>
        <w:spacing w:line="240" w:lineRule="auto"/>
        <w:ind w:firstLine="720"/>
        <w:contextualSpacing/>
        <w:jc w:val="both"/>
        <w:rPr>
          <w:rFonts w:ascii="Times New Roman" w:hAnsi="Times New Roman"/>
          <w:sz w:val="24"/>
          <w:szCs w:val="24"/>
        </w:rPr>
      </w:pPr>
    </w:p>
    <w:p w14:paraId="40BB0395" w14:textId="77777777" w:rsidR="00BD242E" w:rsidRPr="00F728C0" w:rsidRDefault="00A40E3E" w:rsidP="004B5E8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Although the volume of loans increased from 3 billion </w:t>
      </w:r>
      <w:del w:id="298" w:author="Editor 2" w:date="2026-05-09T06:26:00Z">
        <w:r w:rsidRPr="00F728C0">
          <w:rPr>
            <w:rFonts w:ascii="Times New Roman" w:hAnsi="Times New Roman"/>
            <w:sz w:val="24"/>
            <w:szCs w:val="24"/>
          </w:rPr>
          <w:delText>tenge</w:delText>
        </w:r>
      </w:del>
      <w:ins w:id="299" w:author="Editor 2" w:date="2026-05-09T06:26:00Z">
        <w:r>
          <w:rPr>
            <w:rFonts w:ascii="Times New Roman" w:hAnsi="Times New Roman"/>
            <w:sz w:val="24"/>
            <w:szCs w:val="24"/>
          </w:rPr>
          <w:t>tenges</w:t>
        </w:r>
      </w:ins>
      <w:r w:rsidRPr="00F728C0">
        <w:rPr>
          <w:rFonts w:ascii="Times New Roman" w:hAnsi="Times New Roman"/>
          <w:sz w:val="24"/>
          <w:szCs w:val="24"/>
        </w:rPr>
        <w:t xml:space="preserve"> to 4.5 billion </w:t>
      </w:r>
      <w:del w:id="300" w:author="Editor 2" w:date="2026-05-09T06:26:00Z">
        <w:r w:rsidRPr="00F728C0">
          <w:rPr>
            <w:rFonts w:ascii="Times New Roman" w:hAnsi="Times New Roman"/>
            <w:sz w:val="24"/>
            <w:szCs w:val="24"/>
          </w:rPr>
          <w:delText>tenge</w:delText>
        </w:r>
      </w:del>
      <w:ins w:id="301" w:author="Editor 2" w:date="2026-05-09T06:26:00Z">
        <w:r>
          <w:rPr>
            <w:rFonts w:ascii="Times New Roman" w:hAnsi="Times New Roman"/>
            <w:sz w:val="24"/>
            <w:szCs w:val="24"/>
          </w:rPr>
          <w:t>tenges</w:t>
        </w:r>
      </w:ins>
      <w:r w:rsidRPr="00F728C0">
        <w:rPr>
          <w:rFonts w:ascii="Times New Roman" w:hAnsi="Times New Roman"/>
          <w:sz w:val="24"/>
          <w:szCs w:val="24"/>
        </w:rPr>
        <w:t xml:space="preserve">, this growth was concentrated in regions with more developed infrastructure (Figure 2). Econometric analysis confirms this conclusion. Pooled OLS summary data </w:t>
      </w:r>
      <w:del w:id="302" w:author="Editor 2" w:date="2026-05-09T06:26:00Z">
        <w:r w:rsidRPr="00F728C0">
          <w:rPr>
            <w:rFonts w:ascii="Times New Roman" w:hAnsi="Times New Roman"/>
            <w:sz w:val="24"/>
            <w:szCs w:val="24"/>
          </w:rPr>
          <w:delText>shows</w:delText>
        </w:r>
      </w:del>
      <w:ins w:id="303" w:author="Editor 2" w:date="2026-05-09T06:26:00Z">
        <w:r>
          <w:rPr>
            <w:rFonts w:ascii="Times New Roman" w:hAnsi="Times New Roman"/>
            <w:sz w:val="24"/>
            <w:szCs w:val="24"/>
          </w:rPr>
          <w:t>show</w:t>
        </w:r>
      </w:ins>
      <w:r w:rsidRPr="00F728C0">
        <w:rPr>
          <w:rFonts w:ascii="Times New Roman" w:hAnsi="Times New Roman"/>
          <w:sz w:val="24"/>
          <w:szCs w:val="24"/>
        </w:rPr>
        <w:t xml:space="preserve"> a positive correlation between the number of farms owned by women and the volume of loans. However, when accounting for regional fixed effects </w:t>
      </w:r>
      <w:del w:id="304" w:author="Editor 2" w:date="2026-05-09T06:26:00Z">
        <w:r w:rsidRPr="00F728C0">
          <w:rPr>
            <w:rFonts w:ascii="Times New Roman" w:hAnsi="Times New Roman"/>
            <w:sz w:val="24"/>
            <w:szCs w:val="24"/>
          </w:rPr>
          <w:delText>using</w:delText>
        </w:r>
      </w:del>
      <w:ins w:id="305" w:author="Editor 2" w:date="2026-05-09T06:26:00Z">
        <w:r>
          <w:rPr>
            <w:rFonts w:ascii="Times New Roman" w:hAnsi="Times New Roman"/>
            <w:sz w:val="24"/>
            <w:szCs w:val="24"/>
          </w:rPr>
          <w:t>via the</w:t>
        </w:r>
      </w:ins>
      <w:r w:rsidRPr="00F728C0">
        <w:rPr>
          <w:rFonts w:ascii="Times New Roman" w:hAnsi="Times New Roman"/>
          <w:sz w:val="24"/>
          <w:szCs w:val="24"/>
        </w:rPr>
        <w:t xml:space="preserve"> TWFE, this correlation disappears. The main conclusion is that financial institutions such as Kazagrofinance, the Agrarian Credit Corporation, and the Agricultural Financial Support Fund focus on supporting developed regions.</w:t>
      </w:r>
    </w:p>
    <w:p w14:paraId="6185396D" w14:textId="77777777" w:rsidR="00E864E8" w:rsidRPr="00F728C0" w:rsidRDefault="00E864E8" w:rsidP="00BD242E">
      <w:pPr>
        <w:spacing w:line="240" w:lineRule="auto"/>
        <w:ind w:firstLine="720"/>
        <w:contextualSpacing/>
        <w:jc w:val="both"/>
        <w:rPr>
          <w:rFonts w:ascii="Times New Roman" w:hAnsi="Times New Roman"/>
          <w:sz w:val="24"/>
          <w:szCs w:val="24"/>
        </w:rPr>
      </w:pPr>
    </w:p>
    <w:p w14:paraId="4EF903AE" w14:textId="3EAB3EE0" w:rsidR="00732EE7" w:rsidRPr="00F728C0" w:rsidRDefault="00A40E3E" w:rsidP="003F55B4">
      <w:pPr>
        <w:spacing w:line="240" w:lineRule="auto"/>
        <w:ind w:firstLine="720"/>
        <w:contextualSpacing/>
        <w:jc w:val="both"/>
        <w:rPr>
          <w:rFonts w:ascii="Times New Roman" w:hAnsi="Times New Roman"/>
          <w:sz w:val="24"/>
          <w:szCs w:val="24"/>
        </w:rPr>
      </w:pPr>
      <w:r>
        <w:rPr>
          <w:rFonts w:ascii="Times New Roman" w:hAnsi="Times New Roman"/>
          <w:sz w:val="24"/>
          <w:szCs w:val="24"/>
        </w:rPr>
        <w:fldChar w:fldCharType="begin"/>
      </w:r>
      <w:r w:rsidR="0077628A">
        <w:rPr>
          <w:rFonts w:ascii="Times New Roman" w:hAnsi="Times New Roman"/>
          <w:sz w:val="24"/>
          <w:szCs w:val="24"/>
        </w:rPr>
        <w:instrText xml:space="preserve"> INCLUDEPICTURE "r:\\PK\\Downloads\\avg_credit_total_over_time.png" \* MERGEFORMAT </w:instrText>
      </w:r>
      <w:r>
        <w:rPr>
          <w:rFonts w:ascii="Times New Roman" w:hAnsi="Times New Roman"/>
          <w:sz w:val="24"/>
          <w:szCs w:val="24"/>
        </w:rPr>
        <w:fldChar w:fldCharType="separate"/>
      </w:r>
      <w:r w:rsidR="00C90328">
        <w:rPr>
          <w:rFonts w:ascii="Times New Roman" w:hAnsi="Times New Roman"/>
          <w:sz w:val="24"/>
          <w:szCs w:val="24"/>
        </w:rPr>
        <w:pict>
          <v:shape id="_x0000_i1029" type="#_x0000_t75" style="width:365pt;height:216.65pt">
            <v:imagedata r:id="rId14" r:href="rId15"/>
          </v:shape>
        </w:pict>
      </w:r>
      <w:r>
        <w:rPr>
          <w:rFonts w:ascii="Times New Roman" w:hAnsi="Times New Roman"/>
          <w:sz w:val="24"/>
          <w:szCs w:val="24"/>
        </w:rPr>
        <w:fldChar w:fldCharType="end"/>
      </w:r>
    </w:p>
    <w:p w14:paraId="420F186E" w14:textId="77777777" w:rsidR="002F67D8" w:rsidRPr="00F728C0" w:rsidRDefault="002F67D8" w:rsidP="003F55B4">
      <w:pPr>
        <w:spacing w:line="240" w:lineRule="auto"/>
        <w:ind w:firstLine="720"/>
        <w:contextualSpacing/>
        <w:jc w:val="both"/>
        <w:rPr>
          <w:rFonts w:ascii="Times New Roman" w:hAnsi="Times New Roman"/>
          <w:sz w:val="24"/>
          <w:szCs w:val="24"/>
        </w:rPr>
      </w:pPr>
    </w:p>
    <w:p w14:paraId="58291537" w14:textId="77777777" w:rsidR="00E864E8"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Figure 2. Volume of loans issued to women farmers</w:t>
      </w:r>
    </w:p>
    <w:p w14:paraId="3B1FD658" w14:textId="77777777" w:rsidR="00B80EEB" w:rsidRPr="00F728C0" w:rsidRDefault="00B80EEB" w:rsidP="003F55B4">
      <w:pPr>
        <w:spacing w:line="240" w:lineRule="auto"/>
        <w:ind w:firstLine="720"/>
        <w:contextualSpacing/>
        <w:jc w:val="both"/>
        <w:rPr>
          <w:rFonts w:ascii="Times New Roman" w:hAnsi="Times New Roman"/>
          <w:sz w:val="24"/>
          <w:szCs w:val="24"/>
        </w:rPr>
      </w:pPr>
    </w:p>
    <w:p w14:paraId="4F6EAF02" w14:textId="77777777" w:rsidR="00B80EEB" w:rsidRPr="00F728C0" w:rsidRDefault="00B80EEB" w:rsidP="003F55B4">
      <w:pPr>
        <w:spacing w:line="240" w:lineRule="auto"/>
        <w:ind w:firstLine="720"/>
        <w:contextualSpacing/>
        <w:jc w:val="both"/>
        <w:rPr>
          <w:rFonts w:ascii="Times New Roman" w:hAnsi="Times New Roman"/>
          <w:sz w:val="24"/>
          <w:szCs w:val="24"/>
        </w:rPr>
      </w:pPr>
    </w:p>
    <w:p w14:paraId="643CACAD" w14:textId="77777777" w:rsidR="00B80EEB"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scatter plot (Figure 3) shows a significant correlation between the volume of institutional lending and the number of farms owned by women (r = 0.576, p &lt; 0.001). Regions with high levels of lending are characterized by a large number of farms. Estimation of the two-way fixed</w:t>
      </w:r>
      <w:del w:id="306" w:author="Editor 2" w:date="2026-05-09T06:26:00Z">
        <w:r w:rsidRPr="00F728C0">
          <w:rPr>
            <w:rFonts w:ascii="Times New Roman" w:hAnsi="Times New Roman"/>
            <w:sz w:val="24"/>
            <w:szCs w:val="24"/>
          </w:rPr>
          <w:delText>-</w:delText>
        </w:r>
      </w:del>
      <w:ins w:id="307" w:author="Editor 2" w:date="2026-05-09T06:26:00Z">
        <w:r>
          <w:rPr>
            <w:rFonts w:ascii="Times New Roman" w:hAnsi="Times New Roman"/>
            <w:sz w:val="24"/>
            <w:szCs w:val="24"/>
          </w:rPr>
          <w:t xml:space="preserve"> </w:t>
        </w:r>
      </w:ins>
      <w:r w:rsidRPr="00F728C0">
        <w:rPr>
          <w:rFonts w:ascii="Times New Roman" w:hAnsi="Times New Roman"/>
          <w:sz w:val="24"/>
          <w:szCs w:val="24"/>
        </w:rPr>
        <w:t xml:space="preserve">effects (TWFE) model </w:t>
      </w:r>
      <w:del w:id="308" w:author="Editor 2" w:date="2026-05-09T06:26:00Z">
        <w:r w:rsidRPr="00F728C0">
          <w:rPr>
            <w:rFonts w:ascii="Times New Roman" w:hAnsi="Times New Roman"/>
            <w:sz w:val="24"/>
            <w:szCs w:val="24"/>
          </w:rPr>
          <w:delText>showed</w:delText>
        </w:r>
      </w:del>
      <w:ins w:id="309" w:author="Editor 2" w:date="2026-05-09T06:26:00Z">
        <w:r>
          <w:rPr>
            <w:rFonts w:ascii="Times New Roman" w:hAnsi="Times New Roman"/>
            <w:sz w:val="24"/>
            <w:szCs w:val="24"/>
          </w:rPr>
          <w:t>revealed</w:t>
        </w:r>
      </w:ins>
      <w:r w:rsidRPr="00F728C0">
        <w:rPr>
          <w:rFonts w:ascii="Times New Roman" w:hAnsi="Times New Roman"/>
          <w:sz w:val="24"/>
          <w:szCs w:val="24"/>
        </w:rPr>
        <w:t xml:space="preserve"> that after accounting </w:t>
      </w:r>
      <w:del w:id="310" w:author="Editor 2" w:date="2026-05-09T06:26:00Z">
        <w:r w:rsidRPr="00F728C0">
          <w:rPr>
            <w:rFonts w:ascii="Times New Roman" w:hAnsi="Times New Roman"/>
            <w:sz w:val="24"/>
            <w:szCs w:val="24"/>
          </w:rPr>
          <w:delText>of</w:delText>
        </w:r>
      </w:del>
      <w:ins w:id="311" w:author="Editor 2" w:date="2026-05-09T06:26:00Z">
        <w:r>
          <w:rPr>
            <w:rFonts w:ascii="Times New Roman" w:hAnsi="Times New Roman"/>
            <w:sz w:val="24"/>
            <w:szCs w:val="24"/>
          </w:rPr>
          <w:t>for</w:t>
        </w:r>
      </w:ins>
      <w:r w:rsidRPr="00F728C0">
        <w:rPr>
          <w:rFonts w:ascii="Times New Roman" w:hAnsi="Times New Roman"/>
          <w:sz w:val="24"/>
          <w:szCs w:val="24"/>
        </w:rPr>
        <w:t xml:space="preserve"> regional differences, the coefficient of the lending variable decreased from 0.725 to 0.044 and lost statistical significance (p = 0.576). This implies that lending flows to developed regions but does not stimulate women’s entrepreneurship within those regions. This raises the </w:t>
      </w:r>
      <w:ins w:id="312" w:author="Editor 2" w:date="2026-05-09T06:26:00Z">
        <w:r>
          <w:rPr>
            <w:rFonts w:ascii="Times New Roman" w:hAnsi="Times New Roman"/>
            <w:sz w:val="24"/>
            <w:szCs w:val="24"/>
          </w:rPr>
          <w:t xml:space="preserve">following </w:t>
        </w:r>
      </w:ins>
      <w:r w:rsidRPr="00F728C0">
        <w:rPr>
          <w:rFonts w:ascii="Times New Roman" w:hAnsi="Times New Roman"/>
          <w:sz w:val="24"/>
          <w:szCs w:val="24"/>
        </w:rPr>
        <w:t>question: are loans effective, or are there other factors at play?</w:t>
      </w:r>
    </w:p>
    <w:p w14:paraId="06B95798" w14:textId="77777777" w:rsidR="00B80EEB" w:rsidRPr="00F728C0" w:rsidRDefault="00B80EEB" w:rsidP="003F55B4">
      <w:pPr>
        <w:spacing w:line="240" w:lineRule="auto"/>
        <w:ind w:firstLine="720"/>
        <w:contextualSpacing/>
        <w:jc w:val="both"/>
        <w:rPr>
          <w:rFonts w:ascii="Times New Roman" w:hAnsi="Times New Roman"/>
          <w:sz w:val="24"/>
          <w:szCs w:val="24"/>
        </w:rPr>
      </w:pPr>
    </w:p>
    <w:p w14:paraId="0F622788" w14:textId="77777777" w:rsidR="002F67D8" w:rsidRPr="00F728C0" w:rsidRDefault="002F67D8" w:rsidP="003F55B4">
      <w:pPr>
        <w:spacing w:line="240" w:lineRule="auto"/>
        <w:ind w:firstLine="720"/>
        <w:contextualSpacing/>
        <w:jc w:val="both"/>
        <w:rPr>
          <w:rFonts w:ascii="Times New Roman" w:hAnsi="Times New Roman"/>
          <w:sz w:val="24"/>
          <w:szCs w:val="24"/>
        </w:rPr>
      </w:pPr>
    </w:p>
    <w:p w14:paraId="4393408E" w14:textId="77777777" w:rsidR="009243A9" w:rsidRPr="00F728C0" w:rsidRDefault="009243A9" w:rsidP="003F55B4">
      <w:pPr>
        <w:spacing w:line="240" w:lineRule="auto"/>
        <w:ind w:firstLine="720"/>
        <w:contextualSpacing/>
        <w:jc w:val="both"/>
        <w:rPr>
          <w:rFonts w:ascii="Times New Roman" w:hAnsi="Times New Roman"/>
          <w:sz w:val="24"/>
          <w:szCs w:val="24"/>
        </w:rPr>
      </w:pPr>
    </w:p>
    <w:p w14:paraId="0320719D" w14:textId="6FF69DA8" w:rsidR="00385691" w:rsidRPr="00F728C0" w:rsidRDefault="00A40E3E" w:rsidP="003F55B4">
      <w:pPr>
        <w:spacing w:line="240" w:lineRule="auto"/>
        <w:ind w:firstLine="720"/>
        <w:contextualSpacing/>
        <w:jc w:val="both"/>
        <w:rPr>
          <w:rFonts w:ascii="Times New Roman" w:hAnsi="Times New Roman"/>
          <w:sz w:val="24"/>
          <w:szCs w:val="24"/>
        </w:rPr>
      </w:pPr>
      <w:r>
        <w:rPr>
          <w:rFonts w:ascii="Times New Roman" w:hAnsi="Times New Roman"/>
          <w:sz w:val="24"/>
          <w:szCs w:val="24"/>
        </w:rPr>
        <w:fldChar w:fldCharType="begin"/>
      </w:r>
      <w:r w:rsidR="0077628A">
        <w:rPr>
          <w:rFonts w:ascii="Times New Roman" w:hAnsi="Times New Roman"/>
          <w:sz w:val="24"/>
          <w:szCs w:val="24"/>
        </w:rPr>
        <w:instrText xml:space="preserve"> INCLUDEPICTURE "r:\\PK\\Downloads\\scatter_log_credit_vs_log_women.png" \* MERGEFORMAT </w:instrText>
      </w:r>
      <w:r>
        <w:rPr>
          <w:rFonts w:ascii="Times New Roman" w:hAnsi="Times New Roman"/>
          <w:sz w:val="24"/>
          <w:szCs w:val="24"/>
        </w:rPr>
        <w:fldChar w:fldCharType="separate"/>
      </w:r>
      <w:r w:rsidR="00C90328">
        <w:rPr>
          <w:rFonts w:ascii="Times New Roman" w:hAnsi="Times New Roman"/>
          <w:sz w:val="24"/>
          <w:szCs w:val="24"/>
        </w:rPr>
        <w:pict>
          <v:shape id="_x0000_i1030" type="#_x0000_t75" style="width:392.55pt;height:220.4pt">
            <v:imagedata r:id="rId16" r:href="rId17"/>
          </v:shape>
        </w:pict>
      </w:r>
      <w:r>
        <w:rPr>
          <w:rFonts w:ascii="Times New Roman" w:hAnsi="Times New Roman"/>
          <w:sz w:val="24"/>
          <w:szCs w:val="24"/>
        </w:rPr>
        <w:fldChar w:fldCharType="end"/>
      </w:r>
    </w:p>
    <w:p w14:paraId="0EB34857" w14:textId="77777777" w:rsidR="002F67D8" w:rsidRPr="00F728C0" w:rsidRDefault="002F67D8" w:rsidP="003F55B4">
      <w:pPr>
        <w:spacing w:line="240" w:lineRule="auto"/>
        <w:ind w:firstLine="720"/>
        <w:contextualSpacing/>
        <w:jc w:val="both"/>
        <w:rPr>
          <w:rFonts w:ascii="Times New Roman" w:hAnsi="Times New Roman"/>
          <w:sz w:val="24"/>
          <w:szCs w:val="24"/>
        </w:rPr>
      </w:pPr>
    </w:p>
    <w:p w14:paraId="0EEADCD8" w14:textId="77777777" w:rsidR="002F67D8"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Figure 3. The relationship between lending and women’s entrepreneurship in agriculture</w:t>
      </w:r>
    </w:p>
    <w:p w14:paraId="63270D87" w14:textId="77777777" w:rsidR="002F67D8" w:rsidRPr="00F728C0" w:rsidRDefault="002F67D8" w:rsidP="003F55B4">
      <w:pPr>
        <w:spacing w:line="240" w:lineRule="auto"/>
        <w:ind w:firstLine="720"/>
        <w:contextualSpacing/>
        <w:jc w:val="both"/>
        <w:rPr>
          <w:rFonts w:ascii="Times New Roman" w:hAnsi="Times New Roman"/>
          <w:sz w:val="24"/>
          <w:szCs w:val="24"/>
        </w:rPr>
      </w:pPr>
    </w:p>
    <w:p w14:paraId="6C3EE3AF" w14:textId="77777777" w:rsidR="002F67D8" w:rsidRPr="00F728C0" w:rsidRDefault="009D0A84" w:rsidP="009D0A8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Correlation analysis alone does not allow us to draw conclusions about the causal nature of this relationship. The observed relationship may reflect the influence of third factors, such as the region’s level of economic development, the quality of the institutional environment, or the availability of infrastructure.</w:t>
      </w:r>
      <w:del w:id="313" w:author="Editor 2" w:date="2026-05-09T06:26:00Z">
        <w:r w:rsidRPr="00F728C0">
          <w:rPr>
            <w:rFonts w:ascii="Times New Roman" w:hAnsi="Times New Roman"/>
            <w:sz w:val="24"/>
            <w:szCs w:val="24"/>
          </w:rPr>
          <w:delText xml:space="preserve">  </w:delText>
        </w:r>
      </w:del>
      <w:ins w:id="314" w:author="Editor 2" w:date="2026-05-09T06:26:00Z">
        <w:r w:rsidR="00A40E3E">
          <w:rPr>
            <w:rFonts w:ascii="Times New Roman" w:hAnsi="Times New Roman"/>
            <w:sz w:val="24"/>
            <w:szCs w:val="24"/>
          </w:rPr>
          <w:t xml:space="preserve"> </w:t>
        </w:r>
      </w:ins>
      <w:r w:rsidRPr="00F728C0">
        <w:rPr>
          <w:rFonts w:ascii="Times New Roman" w:hAnsi="Times New Roman"/>
          <w:sz w:val="24"/>
          <w:szCs w:val="24"/>
        </w:rPr>
        <w:t>In our view, the observed correlation can be explained by other regional factors or by a feedback mechanism</w:t>
      </w:r>
      <w:del w:id="315" w:author="Editor 2" w:date="2026-05-09T06:26:00Z">
        <w:r w:rsidRPr="00F728C0">
          <w:rPr>
            <w:rFonts w:ascii="Times New Roman" w:hAnsi="Times New Roman"/>
            <w:sz w:val="24"/>
            <w:szCs w:val="24"/>
          </w:rPr>
          <w:delText>,</w:delText>
        </w:r>
      </w:del>
      <w:r w:rsidRPr="00F728C0">
        <w:rPr>
          <w:rFonts w:ascii="Times New Roman" w:hAnsi="Times New Roman"/>
          <w:sz w:val="24"/>
          <w:szCs w:val="24"/>
        </w:rPr>
        <w:t xml:space="preserve"> whereby the growth of women’s entrepreneurship increases the demand for loans.</w:t>
      </w:r>
    </w:p>
    <w:p w14:paraId="43B1A324" w14:textId="77777777" w:rsidR="005618F0" w:rsidRPr="00F728C0" w:rsidRDefault="005618F0" w:rsidP="003F55B4">
      <w:pPr>
        <w:spacing w:line="240" w:lineRule="auto"/>
        <w:ind w:firstLine="720"/>
        <w:contextualSpacing/>
        <w:jc w:val="both"/>
        <w:rPr>
          <w:rFonts w:ascii="Times New Roman" w:hAnsi="Times New Roman"/>
          <w:sz w:val="24"/>
          <w:szCs w:val="24"/>
        </w:rPr>
      </w:pPr>
    </w:p>
    <w:p w14:paraId="10CC6B95" w14:textId="77777777" w:rsidR="00DE2D09" w:rsidRPr="00F728C0" w:rsidRDefault="0004091C" w:rsidP="009D0A8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4.2 Panel regression results: econometric analysis</w:t>
      </w:r>
    </w:p>
    <w:p w14:paraId="0D47DBE5" w14:textId="77777777" w:rsidR="00DE2D09" w:rsidRPr="00F728C0" w:rsidRDefault="00DE2D09" w:rsidP="003F55B4">
      <w:pPr>
        <w:spacing w:line="240" w:lineRule="auto"/>
        <w:ind w:firstLine="720"/>
        <w:contextualSpacing/>
        <w:jc w:val="both"/>
        <w:rPr>
          <w:rFonts w:ascii="Times New Roman" w:hAnsi="Times New Roman"/>
          <w:sz w:val="24"/>
          <w:szCs w:val="24"/>
        </w:rPr>
      </w:pPr>
    </w:p>
    <w:p w14:paraId="18CB8C7A" w14:textId="77777777" w:rsidR="005912E7"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Table 2. Comparison of </w:t>
      </w:r>
      <w:del w:id="316" w:author="Editor 2" w:date="2026-05-09T06:26:00Z">
        <w:r w:rsidRPr="00F728C0">
          <w:rPr>
            <w:rFonts w:ascii="Times New Roman" w:hAnsi="Times New Roman"/>
            <w:sz w:val="24"/>
            <w:szCs w:val="24"/>
          </w:rPr>
          <w:delText>Pooled</w:delText>
        </w:r>
      </w:del>
      <w:ins w:id="317" w:author="Editor 2" w:date="2026-05-09T06:26:00Z">
        <w:r>
          <w:rPr>
            <w:rFonts w:ascii="Times New Roman" w:hAnsi="Times New Roman"/>
            <w:sz w:val="24"/>
            <w:szCs w:val="24"/>
          </w:rPr>
          <w:t>pooled</w:t>
        </w:r>
      </w:ins>
      <w:r w:rsidRPr="00F728C0">
        <w:rPr>
          <w:rFonts w:ascii="Times New Roman" w:hAnsi="Times New Roman"/>
          <w:sz w:val="24"/>
          <w:szCs w:val="24"/>
        </w:rPr>
        <w:t xml:space="preserve"> OLS and TWFE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8"/>
        <w:gridCol w:w="1865"/>
        <w:gridCol w:w="1743"/>
        <w:gridCol w:w="1784"/>
        <w:gridCol w:w="1743"/>
      </w:tblGrid>
      <w:tr w:rsidR="008B2B78" w14:paraId="53BE551E" w14:textId="77777777" w:rsidTr="00912D9D">
        <w:tc>
          <w:tcPr>
            <w:tcW w:w="2318" w:type="dxa"/>
            <w:vAlign w:val="center"/>
          </w:tcPr>
          <w:p w14:paraId="53D8E535"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Variable</w:t>
            </w:r>
          </w:p>
        </w:tc>
        <w:tc>
          <w:tcPr>
            <w:tcW w:w="1865" w:type="dxa"/>
            <w:vAlign w:val="center"/>
          </w:tcPr>
          <w:p w14:paraId="42DE07A2"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Pooled OLS</w:t>
            </w:r>
          </w:p>
        </w:tc>
        <w:tc>
          <w:tcPr>
            <w:tcW w:w="1743" w:type="dxa"/>
            <w:vAlign w:val="center"/>
          </w:tcPr>
          <w:p w14:paraId="5AD7A279" w14:textId="77777777" w:rsidR="00D52605" w:rsidRPr="00F728C0" w:rsidRDefault="00D52605" w:rsidP="009D0A84">
            <w:pPr>
              <w:rPr>
                <w:rFonts w:ascii="Times New Roman" w:hAnsi="Times New Roman"/>
                <w:sz w:val="24"/>
                <w:szCs w:val="24"/>
              </w:rPr>
            </w:pPr>
          </w:p>
        </w:tc>
        <w:tc>
          <w:tcPr>
            <w:tcW w:w="1784" w:type="dxa"/>
            <w:vAlign w:val="center"/>
          </w:tcPr>
          <w:p w14:paraId="1D80E6E2"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TWFE</w:t>
            </w:r>
          </w:p>
        </w:tc>
        <w:tc>
          <w:tcPr>
            <w:tcW w:w="1743" w:type="dxa"/>
            <w:vAlign w:val="center"/>
          </w:tcPr>
          <w:p w14:paraId="7526274B" w14:textId="77777777" w:rsidR="00D52605" w:rsidRPr="00F728C0" w:rsidRDefault="00D52605" w:rsidP="009D0A84">
            <w:pPr>
              <w:rPr>
                <w:rFonts w:ascii="Times New Roman" w:hAnsi="Times New Roman"/>
                <w:sz w:val="24"/>
                <w:szCs w:val="24"/>
              </w:rPr>
            </w:pPr>
          </w:p>
        </w:tc>
      </w:tr>
      <w:tr w:rsidR="008B2B78" w14:paraId="3384469C" w14:textId="77777777" w:rsidTr="00912D9D">
        <w:tc>
          <w:tcPr>
            <w:tcW w:w="2318" w:type="dxa"/>
            <w:vAlign w:val="center"/>
          </w:tcPr>
          <w:p w14:paraId="47D436E4" w14:textId="77777777" w:rsidR="00D52605" w:rsidRPr="00F728C0" w:rsidRDefault="00D52605" w:rsidP="009D0A84">
            <w:pPr>
              <w:rPr>
                <w:rFonts w:ascii="Times New Roman" w:hAnsi="Times New Roman"/>
                <w:sz w:val="24"/>
                <w:szCs w:val="24"/>
              </w:rPr>
            </w:pPr>
          </w:p>
        </w:tc>
        <w:tc>
          <w:tcPr>
            <w:tcW w:w="1865" w:type="dxa"/>
            <w:vAlign w:val="center"/>
          </w:tcPr>
          <w:p w14:paraId="334A9E3F"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Coefficient</w:t>
            </w:r>
          </w:p>
        </w:tc>
        <w:tc>
          <w:tcPr>
            <w:tcW w:w="1743" w:type="dxa"/>
            <w:vAlign w:val="center"/>
          </w:tcPr>
          <w:p w14:paraId="50A5B36C"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Standard Error</w:t>
            </w:r>
          </w:p>
        </w:tc>
        <w:tc>
          <w:tcPr>
            <w:tcW w:w="1784" w:type="dxa"/>
            <w:vAlign w:val="center"/>
          </w:tcPr>
          <w:p w14:paraId="7FE11C95"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Coefficient</w:t>
            </w:r>
          </w:p>
        </w:tc>
        <w:tc>
          <w:tcPr>
            <w:tcW w:w="1743" w:type="dxa"/>
            <w:vAlign w:val="center"/>
          </w:tcPr>
          <w:p w14:paraId="7A1284F9"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Standard Error</w:t>
            </w:r>
          </w:p>
        </w:tc>
      </w:tr>
      <w:tr w:rsidR="008B2B78" w14:paraId="4BDB936A" w14:textId="77777777" w:rsidTr="00912D9D">
        <w:tc>
          <w:tcPr>
            <w:tcW w:w="2318" w:type="dxa"/>
            <w:vAlign w:val="center"/>
          </w:tcPr>
          <w:p w14:paraId="749595C7"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log_credit_total</w:t>
            </w:r>
          </w:p>
        </w:tc>
        <w:tc>
          <w:tcPr>
            <w:tcW w:w="1865" w:type="dxa"/>
            <w:vAlign w:val="center"/>
          </w:tcPr>
          <w:p w14:paraId="299FDB98"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0.7250***</w:t>
            </w:r>
          </w:p>
        </w:tc>
        <w:tc>
          <w:tcPr>
            <w:tcW w:w="1743" w:type="dxa"/>
            <w:vAlign w:val="center"/>
          </w:tcPr>
          <w:p w14:paraId="74B82A10"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(0.0901)</w:t>
            </w:r>
          </w:p>
        </w:tc>
        <w:tc>
          <w:tcPr>
            <w:tcW w:w="1784" w:type="dxa"/>
            <w:vAlign w:val="center"/>
          </w:tcPr>
          <w:p w14:paraId="58328B77"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0.0443</w:t>
            </w:r>
          </w:p>
        </w:tc>
        <w:tc>
          <w:tcPr>
            <w:tcW w:w="1743" w:type="dxa"/>
            <w:vAlign w:val="center"/>
          </w:tcPr>
          <w:p w14:paraId="261D448D"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(0.0834)</w:t>
            </w:r>
          </w:p>
        </w:tc>
      </w:tr>
      <w:tr w:rsidR="008B2B78" w14:paraId="5CEB27D0" w14:textId="77777777" w:rsidTr="00912D9D">
        <w:tc>
          <w:tcPr>
            <w:tcW w:w="2318" w:type="dxa"/>
            <w:vAlign w:val="center"/>
          </w:tcPr>
          <w:p w14:paraId="41B31A35"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land_share</w:t>
            </w:r>
          </w:p>
        </w:tc>
        <w:tc>
          <w:tcPr>
            <w:tcW w:w="1865" w:type="dxa"/>
            <w:vAlign w:val="center"/>
          </w:tcPr>
          <w:p w14:paraId="0F012EC9"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0.0566*</w:t>
            </w:r>
          </w:p>
        </w:tc>
        <w:tc>
          <w:tcPr>
            <w:tcW w:w="1743" w:type="dxa"/>
            <w:vAlign w:val="center"/>
          </w:tcPr>
          <w:p w14:paraId="3B6C8C18"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(0.0341)</w:t>
            </w:r>
          </w:p>
        </w:tc>
        <w:tc>
          <w:tcPr>
            <w:tcW w:w="1784" w:type="dxa"/>
            <w:vAlign w:val="center"/>
          </w:tcPr>
          <w:p w14:paraId="4E473B9A"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0.0181</w:t>
            </w:r>
          </w:p>
        </w:tc>
        <w:tc>
          <w:tcPr>
            <w:tcW w:w="1743" w:type="dxa"/>
            <w:vAlign w:val="center"/>
          </w:tcPr>
          <w:p w14:paraId="1DC65658"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(0.0289)</w:t>
            </w:r>
          </w:p>
        </w:tc>
      </w:tr>
      <w:tr w:rsidR="008B2B78" w14:paraId="6013B981" w14:textId="77777777" w:rsidTr="00912D9D">
        <w:tc>
          <w:tcPr>
            <w:tcW w:w="2318" w:type="dxa"/>
            <w:vAlign w:val="center"/>
          </w:tcPr>
          <w:p w14:paraId="44633918"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Constant</w:t>
            </w:r>
          </w:p>
        </w:tc>
        <w:tc>
          <w:tcPr>
            <w:tcW w:w="1865" w:type="dxa"/>
            <w:vAlign w:val="center"/>
          </w:tcPr>
          <w:p w14:paraId="2D922217"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1.7143**</w:t>
            </w:r>
          </w:p>
        </w:tc>
        <w:tc>
          <w:tcPr>
            <w:tcW w:w="1743" w:type="dxa"/>
            <w:vAlign w:val="center"/>
          </w:tcPr>
          <w:p w14:paraId="5A329410"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(0.6916)</w:t>
            </w:r>
          </w:p>
        </w:tc>
        <w:tc>
          <w:tcPr>
            <w:tcW w:w="1784" w:type="dxa"/>
            <w:vAlign w:val="center"/>
          </w:tcPr>
          <w:p w14:paraId="6166FD22" w14:textId="77777777" w:rsidR="00D52605" w:rsidRPr="00F728C0" w:rsidRDefault="00A40E3E" w:rsidP="009D0A84">
            <w:pPr>
              <w:rPr>
                <w:rFonts w:ascii="Times New Roman" w:hAnsi="Times New Roman"/>
                <w:sz w:val="24"/>
                <w:szCs w:val="24"/>
              </w:rPr>
            </w:pPr>
            <w:r>
              <w:rPr>
                <w:rFonts w:ascii="Times New Roman" w:hAnsi="Times New Roman"/>
                <w:sz w:val="24"/>
                <w:szCs w:val="24"/>
              </w:rPr>
              <w:t>-</w:t>
            </w:r>
          </w:p>
        </w:tc>
        <w:tc>
          <w:tcPr>
            <w:tcW w:w="1743" w:type="dxa"/>
            <w:vAlign w:val="center"/>
          </w:tcPr>
          <w:p w14:paraId="4709DA97" w14:textId="77777777" w:rsidR="00D52605" w:rsidRPr="00F728C0" w:rsidRDefault="00A40E3E" w:rsidP="009D0A84">
            <w:pPr>
              <w:rPr>
                <w:rFonts w:ascii="Times New Roman" w:hAnsi="Times New Roman"/>
                <w:sz w:val="24"/>
                <w:szCs w:val="24"/>
              </w:rPr>
            </w:pPr>
            <w:r>
              <w:rPr>
                <w:rFonts w:ascii="Times New Roman" w:hAnsi="Times New Roman"/>
                <w:sz w:val="24"/>
                <w:szCs w:val="24"/>
              </w:rPr>
              <w:t>-</w:t>
            </w:r>
          </w:p>
        </w:tc>
      </w:tr>
      <w:tr w:rsidR="008B2B78" w14:paraId="516B9FC8" w14:textId="77777777" w:rsidTr="00912D9D">
        <w:tc>
          <w:tcPr>
            <w:tcW w:w="2318" w:type="dxa"/>
            <w:vAlign w:val="center"/>
          </w:tcPr>
          <w:p w14:paraId="6FC08438" w14:textId="77777777" w:rsidR="00D52605" w:rsidRPr="00F728C0" w:rsidRDefault="00D52605" w:rsidP="009D0A84">
            <w:pPr>
              <w:rPr>
                <w:rFonts w:ascii="Times New Roman" w:hAnsi="Times New Roman"/>
                <w:sz w:val="24"/>
                <w:szCs w:val="24"/>
              </w:rPr>
            </w:pPr>
          </w:p>
        </w:tc>
        <w:tc>
          <w:tcPr>
            <w:tcW w:w="1865" w:type="dxa"/>
            <w:vAlign w:val="center"/>
          </w:tcPr>
          <w:p w14:paraId="479D49EF" w14:textId="77777777" w:rsidR="00D52605" w:rsidRPr="00F728C0" w:rsidRDefault="00D52605" w:rsidP="009D0A84">
            <w:pPr>
              <w:rPr>
                <w:rFonts w:ascii="Times New Roman" w:hAnsi="Times New Roman"/>
                <w:sz w:val="24"/>
                <w:szCs w:val="24"/>
              </w:rPr>
            </w:pPr>
          </w:p>
        </w:tc>
        <w:tc>
          <w:tcPr>
            <w:tcW w:w="1743" w:type="dxa"/>
            <w:vAlign w:val="center"/>
          </w:tcPr>
          <w:p w14:paraId="782A3DBF" w14:textId="77777777" w:rsidR="00D52605" w:rsidRPr="00F728C0" w:rsidRDefault="00D52605" w:rsidP="009D0A84">
            <w:pPr>
              <w:rPr>
                <w:rFonts w:ascii="Times New Roman" w:hAnsi="Times New Roman"/>
                <w:sz w:val="24"/>
                <w:szCs w:val="24"/>
              </w:rPr>
            </w:pPr>
          </w:p>
        </w:tc>
        <w:tc>
          <w:tcPr>
            <w:tcW w:w="1784" w:type="dxa"/>
            <w:vAlign w:val="center"/>
          </w:tcPr>
          <w:p w14:paraId="078FC61F" w14:textId="77777777" w:rsidR="00D52605" w:rsidRPr="00F728C0" w:rsidRDefault="00D52605" w:rsidP="009D0A84">
            <w:pPr>
              <w:rPr>
                <w:rFonts w:ascii="Times New Roman" w:hAnsi="Times New Roman"/>
                <w:sz w:val="24"/>
                <w:szCs w:val="24"/>
              </w:rPr>
            </w:pPr>
          </w:p>
        </w:tc>
        <w:tc>
          <w:tcPr>
            <w:tcW w:w="1743" w:type="dxa"/>
            <w:vAlign w:val="center"/>
          </w:tcPr>
          <w:p w14:paraId="31B03EF2" w14:textId="77777777" w:rsidR="00D52605" w:rsidRPr="00F728C0" w:rsidRDefault="00D52605" w:rsidP="009D0A84">
            <w:pPr>
              <w:rPr>
                <w:rFonts w:ascii="Times New Roman" w:hAnsi="Times New Roman"/>
                <w:sz w:val="24"/>
                <w:szCs w:val="24"/>
              </w:rPr>
            </w:pPr>
          </w:p>
        </w:tc>
      </w:tr>
      <w:tr w:rsidR="008B2B78" w14:paraId="785C0DFB" w14:textId="77777777" w:rsidTr="00912D9D">
        <w:tc>
          <w:tcPr>
            <w:tcW w:w="2318" w:type="dxa"/>
            <w:vAlign w:val="center"/>
          </w:tcPr>
          <w:p w14:paraId="28DD9BA4"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Model Statistics</w:t>
            </w:r>
          </w:p>
        </w:tc>
        <w:tc>
          <w:tcPr>
            <w:tcW w:w="1865" w:type="dxa"/>
            <w:vAlign w:val="center"/>
          </w:tcPr>
          <w:p w14:paraId="58A8B034" w14:textId="77777777" w:rsidR="00D52605" w:rsidRPr="00F728C0" w:rsidRDefault="00D52605" w:rsidP="009D0A84">
            <w:pPr>
              <w:rPr>
                <w:rFonts w:ascii="Times New Roman" w:hAnsi="Times New Roman"/>
                <w:sz w:val="24"/>
                <w:szCs w:val="24"/>
              </w:rPr>
            </w:pPr>
          </w:p>
        </w:tc>
        <w:tc>
          <w:tcPr>
            <w:tcW w:w="1743" w:type="dxa"/>
            <w:vAlign w:val="center"/>
          </w:tcPr>
          <w:p w14:paraId="5A7C9B9F" w14:textId="77777777" w:rsidR="00D52605" w:rsidRPr="00F728C0" w:rsidRDefault="00D52605" w:rsidP="009D0A84">
            <w:pPr>
              <w:rPr>
                <w:rFonts w:ascii="Times New Roman" w:hAnsi="Times New Roman"/>
                <w:sz w:val="24"/>
                <w:szCs w:val="24"/>
              </w:rPr>
            </w:pPr>
          </w:p>
        </w:tc>
        <w:tc>
          <w:tcPr>
            <w:tcW w:w="1784" w:type="dxa"/>
            <w:vAlign w:val="center"/>
          </w:tcPr>
          <w:p w14:paraId="796B0FB4" w14:textId="77777777" w:rsidR="00D52605" w:rsidRPr="00F728C0" w:rsidRDefault="00D52605" w:rsidP="009D0A84">
            <w:pPr>
              <w:rPr>
                <w:rFonts w:ascii="Times New Roman" w:hAnsi="Times New Roman"/>
                <w:sz w:val="24"/>
                <w:szCs w:val="24"/>
              </w:rPr>
            </w:pPr>
          </w:p>
        </w:tc>
        <w:tc>
          <w:tcPr>
            <w:tcW w:w="1743" w:type="dxa"/>
            <w:vAlign w:val="center"/>
          </w:tcPr>
          <w:p w14:paraId="1B4670A4" w14:textId="77777777" w:rsidR="00D52605" w:rsidRPr="00F728C0" w:rsidRDefault="00D52605" w:rsidP="009D0A84">
            <w:pPr>
              <w:rPr>
                <w:rFonts w:ascii="Times New Roman" w:hAnsi="Times New Roman"/>
                <w:sz w:val="24"/>
                <w:szCs w:val="24"/>
              </w:rPr>
            </w:pPr>
          </w:p>
        </w:tc>
      </w:tr>
      <w:tr w:rsidR="008B2B78" w14:paraId="49E98814" w14:textId="77777777" w:rsidTr="00912D9D">
        <w:tc>
          <w:tcPr>
            <w:tcW w:w="2318" w:type="dxa"/>
            <w:vAlign w:val="center"/>
          </w:tcPr>
          <w:p w14:paraId="7E913E2E"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N</w:t>
            </w:r>
          </w:p>
        </w:tc>
        <w:tc>
          <w:tcPr>
            <w:tcW w:w="1865" w:type="dxa"/>
            <w:vAlign w:val="center"/>
          </w:tcPr>
          <w:p w14:paraId="250B6F69"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149</w:t>
            </w:r>
          </w:p>
        </w:tc>
        <w:tc>
          <w:tcPr>
            <w:tcW w:w="1743" w:type="dxa"/>
            <w:vAlign w:val="center"/>
          </w:tcPr>
          <w:p w14:paraId="42BDDCFF" w14:textId="77777777" w:rsidR="00D52605" w:rsidRPr="00F728C0" w:rsidRDefault="00D52605" w:rsidP="009D0A84">
            <w:pPr>
              <w:rPr>
                <w:rFonts w:ascii="Times New Roman" w:hAnsi="Times New Roman"/>
                <w:sz w:val="24"/>
                <w:szCs w:val="24"/>
              </w:rPr>
            </w:pPr>
          </w:p>
        </w:tc>
        <w:tc>
          <w:tcPr>
            <w:tcW w:w="1784" w:type="dxa"/>
            <w:vAlign w:val="center"/>
          </w:tcPr>
          <w:p w14:paraId="08D3F1EA"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149</w:t>
            </w:r>
          </w:p>
        </w:tc>
        <w:tc>
          <w:tcPr>
            <w:tcW w:w="1743" w:type="dxa"/>
            <w:vAlign w:val="center"/>
          </w:tcPr>
          <w:p w14:paraId="45F4583A" w14:textId="77777777" w:rsidR="00D52605" w:rsidRPr="00F728C0" w:rsidRDefault="00D52605" w:rsidP="009D0A84">
            <w:pPr>
              <w:rPr>
                <w:rFonts w:ascii="Times New Roman" w:hAnsi="Times New Roman"/>
                <w:sz w:val="24"/>
                <w:szCs w:val="24"/>
              </w:rPr>
            </w:pPr>
          </w:p>
        </w:tc>
      </w:tr>
      <w:tr w:rsidR="008B2B78" w14:paraId="79A2EBA7" w14:textId="77777777" w:rsidTr="00912D9D">
        <w:tc>
          <w:tcPr>
            <w:tcW w:w="2318" w:type="dxa"/>
            <w:vAlign w:val="center"/>
          </w:tcPr>
          <w:p w14:paraId="1F164D65"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R²</w:t>
            </w:r>
          </w:p>
        </w:tc>
        <w:tc>
          <w:tcPr>
            <w:tcW w:w="1865" w:type="dxa"/>
            <w:vAlign w:val="center"/>
          </w:tcPr>
          <w:p w14:paraId="35A3E546"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0.336</w:t>
            </w:r>
          </w:p>
        </w:tc>
        <w:tc>
          <w:tcPr>
            <w:tcW w:w="1743" w:type="dxa"/>
            <w:vAlign w:val="center"/>
          </w:tcPr>
          <w:p w14:paraId="6B9F7024" w14:textId="77777777" w:rsidR="00D52605" w:rsidRPr="00F728C0" w:rsidRDefault="00D52605" w:rsidP="009D0A84">
            <w:pPr>
              <w:rPr>
                <w:rFonts w:ascii="Times New Roman" w:hAnsi="Times New Roman"/>
                <w:sz w:val="24"/>
                <w:szCs w:val="24"/>
              </w:rPr>
            </w:pPr>
          </w:p>
        </w:tc>
        <w:tc>
          <w:tcPr>
            <w:tcW w:w="1784" w:type="dxa"/>
            <w:vAlign w:val="center"/>
          </w:tcPr>
          <w:p w14:paraId="5E9DFA61"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0.030 (within)</w:t>
            </w:r>
          </w:p>
        </w:tc>
        <w:tc>
          <w:tcPr>
            <w:tcW w:w="1743" w:type="dxa"/>
            <w:vAlign w:val="center"/>
          </w:tcPr>
          <w:p w14:paraId="6D9B4B41" w14:textId="77777777" w:rsidR="00D52605" w:rsidRPr="00F728C0" w:rsidRDefault="00D52605" w:rsidP="009D0A84">
            <w:pPr>
              <w:rPr>
                <w:rFonts w:ascii="Times New Roman" w:hAnsi="Times New Roman"/>
                <w:sz w:val="24"/>
                <w:szCs w:val="24"/>
              </w:rPr>
            </w:pPr>
          </w:p>
        </w:tc>
      </w:tr>
      <w:tr w:rsidR="008B2B78" w14:paraId="5FE652AB" w14:textId="77777777" w:rsidTr="00912D9D">
        <w:tc>
          <w:tcPr>
            <w:tcW w:w="2318" w:type="dxa"/>
            <w:vAlign w:val="center"/>
          </w:tcPr>
          <w:p w14:paraId="7A376D5C"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Adjusted R²</w:t>
            </w:r>
          </w:p>
        </w:tc>
        <w:tc>
          <w:tcPr>
            <w:tcW w:w="1865" w:type="dxa"/>
            <w:vAlign w:val="center"/>
          </w:tcPr>
          <w:p w14:paraId="3B6B60D4"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0.327</w:t>
            </w:r>
          </w:p>
        </w:tc>
        <w:tc>
          <w:tcPr>
            <w:tcW w:w="1743" w:type="dxa"/>
            <w:vAlign w:val="center"/>
          </w:tcPr>
          <w:p w14:paraId="216E68FA" w14:textId="77777777" w:rsidR="00D52605" w:rsidRPr="00F728C0" w:rsidRDefault="00D52605" w:rsidP="009D0A84">
            <w:pPr>
              <w:rPr>
                <w:rFonts w:ascii="Times New Roman" w:hAnsi="Times New Roman"/>
                <w:sz w:val="24"/>
                <w:szCs w:val="24"/>
              </w:rPr>
            </w:pPr>
          </w:p>
        </w:tc>
        <w:tc>
          <w:tcPr>
            <w:tcW w:w="1784" w:type="dxa"/>
            <w:vAlign w:val="center"/>
          </w:tcPr>
          <w:p w14:paraId="23BE0EFF"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0.099 (overall)</w:t>
            </w:r>
          </w:p>
        </w:tc>
        <w:tc>
          <w:tcPr>
            <w:tcW w:w="1743" w:type="dxa"/>
            <w:vAlign w:val="center"/>
          </w:tcPr>
          <w:p w14:paraId="4D520DC0" w14:textId="77777777" w:rsidR="00D52605" w:rsidRPr="00F728C0" w:rsidRDefault="00D52605" w:rsidP="009D0A84">
            <w:pPr>
              <w:rPr>
                <w:rFonts w:ascii="Times New Roman" w:hAnsi="Times New Roman"/>
                <w:sz w:val="24"/>
                <w:szCs w:val="24"/>
              </w:rPr>
            </w:pPr>
          </w:p>
        </w:tc>
      </w:tr>
      <w:tr w:rsidR="008B2B78" w14:paraId="105812CB" w14:textId="77777777" w:rsidTr="00912D9D">
        <w:tc>
          <w:tcPr>
            <w:tcW w:w="2318" w:type="dxa"/>
            <w:vAlign w:val="center"/>
          </w:tcPr>
          <w:p w14:paraId="21FE54BF"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Fixed Effects</w:t>
            </w:r>
          </w:p>
        </w:tc>
        <w:tc>
          <w:tcPr>
            <w:tcW w:w="1865" w:type="dxa"/>
            <w:vAlign w:val="center"/>
          </w:tcPr>
          <w:p w14:paraId="3505E912"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No</w:t>
            </w:r>
          </w:p>
        </w:tc>
        <w:tc>
          <w:tcPr>
            <w:tcW w:w="1743" w:type="dxa"/>
            <w:vAlign w:val="center"/>
          </w:tcPr>
          <w:p w14:paraId="3ECB2E88" w14:textId="77777777" w:rsidR="00D52605" w:rsidRPr="00F728C0" w:rsidRDefault="00D52605" w:rsidP="009D0A84">
            <w:pPr>
              <w:rPr>
                <w:rFonts w:ascii="Times New Roman" w:hAnsi="Times New Roman"/>
                <w:sz w:val="24"/>
                <w:szCs w:val="24"/>
              </w:rPr>
            </w:pPr>
          </w:p>
        </w:tc>
        <w:tc>
          <w:tcPr>
            <w:tcW w:w="1784" w:type="dxa"/>
            <w:vAlign w:val="center"/>
          </w:tcPr>
          <w:p w14:paraId="13C4ECD4"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Region + Year</w:t>
            </w:r>
          </w:p>
        </w:tc>
        <w:tc>
          <w:tcPr>
            <w:tcW w:w="1743" w:type="dxa"/>
            <w:vAlign w:val="center"/>
          </w:tcPr>
          <w:p w14:paraId="04BE3731" w14:textId="77777777" w:rsidR="00D52605" w:rsidRPr="00F728C0" w:rsidRDefault="00D52605" w:rsidP="009D0A84">
            <w:pPr>
              <w:rPr>
                <w:rFonts w:ascii="Times New Roman" w:hAnsi="Times New Roman"/>
                <w:sz w:val="24"/>
                <w:szCs w:val="24"/>
              </w:rPr>
            </w:pPr>
          </w:p>
        </w:tc>
      </w:tr>
      <w:tr w:rsidR="008B2B78" w14:paraId="6AF1AEF9" w14:textId="77777777" w:rsidTr="00912D9D">
        <w:tc>
          <w:tcPr>
            <w:tcW w:w="2318" w:type="dxa"/>
            <w:vAlign w:val="center"/>
          </w:tcPr>
          <w:p w14:paraId="1DD5ADDF"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SE Type</w:t>
            </w:r>
          </w:p>
        </w:tc>
        <w:tc>
          <w:tcPr>
            <w:tcW w:w="1865" w:type="dxa"/>
            <w:vAlign w:val="center"/>
          </w:tcPr>
          <w:p w14:paraId="297BF95D"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HC1-robust</w:t>
            </w:r>
          </w:p>
        </w:tc>
        <w:tc>
          <w:tcPr>
            <w:tcW w:w="1743" w:type="dxa"/>
            <w:vAlign w:val="center"/>
          </w:tcPr>
          <w:p w14:paraId="141A24DA" w14:textId="77777777" w:rsidR="00D52605" w:rsidRPr="00F728C0" w:rsidRDefault="00D52605" w:rsidP="009D0A84">
            <w:pPr>
              <w:rPr>
                <w:rFonts w:ascii="Times New Roman" w:hAnsi="Times New Roman"/>
                <w:sz w:val="24"/>
                <w:szCs w:val="24"/>
              </w:rPr>
            </w:pPr>
          </w:p>
        </w:tc>
        <w:tc>
          <w:tcPr>
            <w:tcW w:w="1784" w:type="dxa"/>
            <w:vAlign w:val="center"/>
          </w:tcPr>
          <w:p w14:paraId="4A047E49" w14:textId="77777777" w:rsidR="00D52605" w:rsidRPr="00F728C0" w:rsidRDefault="00A40E3E" w:rsidP="009D0A84">
            <w:pPr>
              <w:rPr>
                <w:rFonts w:ascii="Times New Roman" w:hAnsi="Times New Roman"/>
                <w:sz w:val="24"/>
                <w:szCs w:val="24"/>
              </w:rPr>
            </w:pPr>
            <w:r w:rsidRPr="00F728C0">
              <w:rPr>
                <w:rFonts w:ascii="Times New Roman" w:hAnsi="Times New Roman"/>
                <w:sz w:val="24"/>
                <w:szCs w:val="24"/>
              </w:rPr>
              <w:t>Clustered (region)</w:t>
            </w:r>
          </w:p>
        </w:tc>
        <w:tc>
          <w:tcPr>
            <w:tcW w:w="1743" w:type="dxa"/>
            <w:vAlign w:val="center"/>
          </w:tcPr>
          <w:p w14:paraId="296D8E1D" w14:textId="77777777" w:rsidR="00D52605" w:rsidRPr="00F728C0" w:rsidRDefault="00D52605" w:rsidP="009D0A84">
            <w:pPr>
              <w:rPr>
                <w:rFonts w:ascii="Times New Roman" w:hAnsi="Times New Roman"/>
                <w:sz w:val="24"/>
                <w:szCs w:val="24"/>
              </w:rPr>
            </w:pPr>
          </w:p>
        </w:tc>
      </w:tr>
    </w:tbl>
    <w:p w14:paraId="54D26863" w14:textId="77777777" w:rsidR="005912E7" w:rsidRPr="00F728C0" w:rsidRDefault="005912E7" w:rsidP="00DE2D09">
      <w:pPr>
        <w:spacing w:line="240" w:lineRule="auto"/>
        <w:ind w:firstLine="720"/>
        <w:contextualSpacing/>
        <w:jc w:val="center"/>
        <w:rPr>
          <w:rFonts w:ascii="Times New Roman" w:hAnsi="Times New Roman"/>
          <w:sz w:val="24"/>
          <w:szCs w:val="24"/>
        </w:rPr>
      </w:pPr>
    </w:p>
    <w:p w14:paraId="26FB8764" w14:textId="77777777" w:rsidR="009D0A84" w:rsidRPr="00F728C0" w:rsidRDefault="009D0A84" w:rsidP="009D0A84">
      <w:pPr>
        <w:spacing w:line="240" w:lineRule="auto"/>
        <w:contextualSpacing/>
        <w:jc w:val="both"/>
        <w:rPr>
          <w:rFonts w:ascii="Times New Roman" w:hAnsi="Times New Roman"/>
          <w:sz w:val="24"/>
          <w:szCs w:val="24"/>
          <w:lang w:val="ru-RU"/>
        </w:rPr>
      </w:pPr>
    </w:p>
    <w:p w14:paraId="1A85D09C" w14:textId="77777777" w:rsidR="009D0A84" w:rsidRPr="00F728C0" w:rsidRDefault="00A40E3E" w:rsidP="009D0A8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We constructed a panel regression model to assess the impact of institutional lending on the development of women-owned farms.</w:t>
      </w:r>
    </w:p>
    <w:p w14:paraId="1AA0BCE0" w14:textId="77777777" w:rsidR="009D0A84" w:rsidRPr="00F728C0" w:rsidRDefault="009D0A84" w:rsidP="009D0A84">
      <w:pPr>
        <w:spacing w:line="240" w:lineRule="auto"/>
        <w:ind w:firstLine="720"/>
        <w:contextualSpacing/>
        <w:jc w:val="both"/>
        <w:rPr>
          <w:rFonts w:ascii="Times New Roman" w:hAnsi="Times New Roman"/>
          <w:sz w:val="24"/>
          <w:szCs w:val="24"/>
        </w:rPr>
      </w:pPr>
    </w:p>
    <w:p w14:paraId="237AACCD" w14:textId="77777777" w:rsidR="009D0A84" w:rsidRPr="00F728C0" w:rsidRDefault="00A40E3E" w:rsidP="009D0A8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Stage 1: Ordinary least squares (Pooled OLS)</w:t>
      </w:r>
    </w:p>
    <w:p w14:paraId="3443FCA1" w14:textId="77777777" w:rsidR="004A08A3" w:rsidRPr="00F728C0" w:rsidRDefault="00772E79" w:rsidP="009D0A8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pooled ordinary least squares (OLS) method revealed a positive correlation between total credit volume and the number of female-headed farms. The coefficient for the log_credit_total variable was 0.725 (p &lt; 0.001). This is explained by the fact that a 1% increase in credit leads to a 0.73% increase in the number of female-headed farms.</w:t>
      </w:r>
      <w:del w:id="318" w:author="Editor 2" w:date="2026-05-09T06:26:00Z">
        <w:r w:rsidRPr="00F728C0">
          <w:rPr>
            <w:rFonts w:ascii="Times New Roman" w:hAnsi="Times New Roman"/>
            <w:sz w:val="24"/>
            <w:szCs w:val="24"/>
          </w:rPr>
          <w:delText xml:space="preserve">  </w:delText>
        </w:r>
      </w:del>
      <w:ins w:id="319" w:author="Editor 2" w:date="2026-05-09T06:26:00Z">
        <w:r w:rsidR="00A40E3E">
          <w:rPr>
            <w:rFonts w:ascii="Times New Roman" w:hAnsi="Times New Roman"/>
            <w:sz w:val="24"/>
            <w:szCs w:val="24"/>
          </w:rPr>
          <w:t xml:space="preserve"> </w:t>
        </w:r>
      </w:ins>
      <w:r w:rsidRPr="00F728C0">
        <w:rPr>
          <w:rFonts w:ascii="Times New Roman" w:hAnsi="Times New Roman"/>
          <w:sz w:val="24"/>
          <w:szCs w:val="24"/>
        </w:rPr>
        <w:t xml:space="preserve">R² = 0.336, meaning </w:t>
      </w:r>
      <w:ins w:id="320" w:author="Editor 2" w:date="2026-05-09T06:26:00Z">
        <w:r w:rsidR="00A40E3E">
          <w:rPr>
            <w:rFonts w:ascii="Times New Roman" w:hAnsi="Times New Roman"/>
            <w:sz w:val="24"/>
            <w:szCs w:val="24"/>
          </w:rPr>
          <w:t xml:space="preserve">that </w:t>
        </w:r>
      </w:ins>
      <w:r w:rsidRPr="00F728C0">
        <w:rPr>
          <w:rFonts w:ascii="Times New Roman" w:hAnsi="Times New Roman"/>
          <w:sz w:val="24"/>
          <w:szCs w:val="24"/>
        </w:rPr>
        <w:t>the model explains 33.6% of the interregional variation in the dependent variable. The land access variable land_share is also significant at the 10% level, confirming the importance of land rights for women.</w:t>
      </w:r>
    </w:p>
    <w:p w14:paraId="2F3F8342" w14:textId="77777777" w:rsidR="0040285D" w:rsidRPr="00F728C0" w:rsidRDefault="002B1C3D" w:rsidP="00AC26E0">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w:t>
      </w:r>
      <w:del w:id="321" w:author="Editor 2" w:date="2026-05-09T06:26:00Z">
        <w:r w:rsidRPr="00F728C0">
          <w:rPr>
            <w:rFonts w:ascii="Times New Roman" w:hAnsi="Times New Roman"/>
            <w:sz w:val="24"/>
            <w:szCs w:val="24"/>
          </w:rPr>
          <w:delText>Pooled</w:delText>
        </w:r>
      </w:del>
      <w:ins w:id="322" w:author="Editor 2" w:date="2026-05-09T06:26:00Z">
        <w:r w:rsidR="00A40E3E">
          <w:rPr>
            <w:rFonts w:ascii="Times New Roman" w:hAnsi="Times New Roman"/>
            <w:sz w:val="24"/>
            <w:szCs w:val="24"/>
          </w:rPr>
          <w:t>pooled</w:t>
        </w:r>
      </w:ins>
      <w:r w:rsidRPr="00F728C0">
        <w:rPr>
          <w:rFonts w:ascii="Times New Roman" w:hAnsi="Times New Roman"/>
          <w:sz w:val="24"/>
          <w:szCs w:val="24"/>
        </w:rPr>
        <w:t xml:space="preserve"> OLS model </w:t>
      </w:r>
      <w:del w:id="323" w:author="Editor 2" w:date="2026-05-09T06:26:00Z">
        <w:r w:rsidRPr="00F728C0">
          <w:rPr>
            <w:rFonts w:ascii="Times New Roman" w:hAnsi="Times New Roman"/>
            <w:sz w:val="24"/>
            <w:szCs w:val="24"/>
          </w:rPr>
          <w:delText>showed</w:delText>
        </w:r>
      </w:del>
      <w:ins w:id="324" w:author="Editor 2" w:date="2026-05-09T06:26:00Z">
        <w:r w:rsidR="00A40E3E">
          <w:rPr>
            <w:rFonts w:ascii="Times New Roman" w:hAnsi="Times New Roman"/>
            <w:sz w:val="24"/>
            <w:szCs w:val="24"/>
          </w:rPr>
          <w:t>revealed</w:t>
        </w:r>
      </w:ins>
      <w:r w:rsidRPr="00F728C0">
        <w:rPr>
          <w:rFonts w:ascii="Times New Roman" w:hAnsi="Times New Roman"/>
          <w:sz w:val="24"/>
          <w:szCs w:val="24"/>
        </w:rPr>
        <w:t xml:space="preserve"> that the </w:t>
      </w:r>
      <w:del w:id="325" w:author="Editor 2" w:date="2026-05-09T06:26:00Z">
        <w:r w:rsidRPr="00F728C0">
          <w:rPr>
            <w:rFonts w:ascii="Times New Roman" w:hAnsi="Times New Roman"/>
            <w:sz w:val="24"/>
            <w:szCs w:val="24"/>
          </w:rPr>
          <w:delText>higher</w:delText>
        </w:r>
      </w:del>
      <w:ins w:id="326" w:author="Editor 2" w:date="2026-05-09T06:26:00Z">
        <w:r w:rsidR="00A40E3E">
          <w:rPr>
            <w:rFonts w:ascii="Times New Roman" w:hAnsi="Times New Roman"/>
            <w:sz w:val="24"/>
            <w:szCs w:val="24"/>
          </w:rPr>
          <w:t>greater</w:t>
        </w:r>
      </w:ins>
      <w:r w:rsidRPr="00F728C0">
        <w:rPr>
          <w:rFonts w:ascii="Times New Roman" w:hAnsi="Times New Roman"/>
          <w:sz w:val="24"/>
          <w:szCs w:val="24"/>
        </w:rPr>
        <w:t xml:space="preserve"> the volume of lending, the greater the number of farms. However, </w:t>
      </w:r>
      <w:del w:id="327" w:author="Editor 2" w:date="2026-05-09T06:26:00Z">
        <w:r w:rsidRPr="00F728C0">
          <w:rPr>
            <w:rFonts w:ascii="Times New Roman" w:hAnsi="Times New Roman"/>
            <w:sz w:val="24"/>
            <w:szCs w:val="24"/>
          </w:rPr>
          <w:delText xml:space="preserve">this is because </w:delText>
        </w:r>
      </w:del>
      <w:r w:rsidRPr="00F728C0">
        <w:rPr>
          <w:rFonts w:ascii="Times New Roman" w:hAnsi="Times New Roman"/>
          <w:sz w:val="24"/>
          <w:szCs w:val="24"/>
        </w:rPr>
        <w:t xml:space="preserve">these regions initially have better infrastructure and access to </w:t>
      </w:r>
      <w:del w:id="328" w:author="Editor 2" w:date="2026-05-09T06:26:00Z">
        <w:r w:rsidRPr="00F728C0">
          <w:rPr>
            <w:rFonts w:ascii="Times New Roman" w:hAnsi="Times New Roman"/>
            <w:sz w:val="24"/>
            <w:szCs w:val="24"/>
          </w:rPr>
          <w:delText xml:space="preserve">the </w:delText>
        </w:r>
      </w:del>
      <w:r w:rsidRPr="00F728C0">
        <w:rPr>
          <w:rFonts w:ascii="Times New Roman" w:hAnsi="Times New Roman"/>
          <w:sz w:val="24"/>
          <w:szCs w:val="24"/>
        </w:rPr>
        <w:t>loans. In other words, the specification of this model does not account for these regional characteristics.</w:t>
      </w:r>
    </w:p>
    <w:p w14:paraId="329B3B7E" w14:textId="77777777" w:rsidR="00B11B50" w:rsidRPr="00F728C0" w:rsidRDefault="00B11B50" w:rsidP="002B1C3D">
      <w:pPr>
        <w:spacing w:line="240" w:lineRule="auto"/>
        <w:contextualSpacing/>
        <w:jc w:val="both"/>
        <w:rPr>
          <w:rFonts w:ascii="Times New Roman" w:hAnsi="Times New Roman"/>
          <w:sz w:val="24"/>
          <w:szCs w:val="24"/>
        </w:rPr>
      </w:pPr>
    </w:p>
    <w:p w14:paraId="08461350" w14:textId="77777777" w:rsidR="00B11B50" w:rsidRPr="00F728C0" w:rsidRDefault="0004091C" w:rsidP="00BC31F8">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Stage 2. TWFE Fixed-effects model</w:t>
      </w:r>
    </w:p>
    <w:p w14:paraId="035FA2EE" w14:textId="77777777" w:rsidR="0040285D" w:rsidRPr="00F728C0" w:rsidRDefault="00A40E3E" w:rsidP="00E57B8C">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To account for these differences, we applied the TWFE fixed</w:t>
      </w:r>
      <w:del w:id="329" w:author="Editor 2" w:date="2026-05-09T06:26:00Z">
        <w:r w:rsidRPr="00F728C0">
          <w:rPr>
            <w:rFonts w:ascii="Times New Roman" w:hAnsi="Times New Roman"/>
            <w:sz w:val="24"/>
            <w:szCs w:val="24"/>
          </w:rPr>
          <w:delText>-</w:delText>
        </w:r>
      </w:del>
      <w:ins w:id="330" w:author="Editor 2" w:date="2026-05-09T06:26:00Z">
        <w:r>
          <w:rPr>
            <w:rFonts w:ascii="Times New Roman" w:hAnsi="Times New Roman"/>
            <w:sz w:val="24"/>
            <w:szCs w:val="24"/>
          </w:rPr>
          <w:t xml:space="preserve"> </w:t>
        </w:r>
      </w:ins>
      <w:r w:rsidRPr="00F728C0">
        <w:rPr>
          <w:rFonts w:ascii="Times New Roman" w:hAnsi="Times New Roman"/>
          <w:sz w:val="24"/>
          <w:szCs w:val="24"/>
        </w:rPr>
        <w:t>effects model, which incorporates these regional characteristics. Here, we observe that the coefficient for the credit variable decreases from 0.725 to 0.044 and loses statistical significance (p = 0.596).</w:t>
      </w:r>
    </w:p>
    <w:p w14:paraId="06FA4727" w14:textId="77777777" w:rsidR="002B1C3D" w:rsidRPr="00F728C0" w:rsidRDefault="00A40E3E" w:rsidP="002B1C3D">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following conclusions can be drawn: the second TWFE model primarily reflects interregional differences, meaning that loans are initially concentrated in regions with higher levels of women’s entrepreneurship rather than stimulating </w:t>
      </w:r>
      <w:del w:id="331" w:author="Editor 2" w:date="2026-05-09T06:26:00Z">
        <w:r w:rsidRPr="00F728C0">
          <w:rPr>
            <w:rFonts w:ascii="Times New Roman" w:hAnsi="Times New Roman"/>
            <w:sz w:val="24"/>
            <w:szCs w:val="24"/>
          </w:rPr>
          <w:delText>its</w:delText>
        </w:r>
      </w:del>
      <w:ins w:id="332" w:author="Editor 2" w:date="2026-05-09T06:26:00Z">
        <w:r>
          <w:rPr>
            <w:rFonts w:ascii="Times New Roman" w:hAnsi="Times New Roman"/>
            <w:sz w:val="24"/>
            <w:szCs w:val="24"/>
          </w:rPr>
          <w:t>their</w:t>
        </w:r>
      </w:ins>
      <w:r w:rsidRPr="00F728C0">
        <w:rPr>
          <w:rFonts w:ascii="Times New Roman" w:hAnsi="Times New Roman"/>
          <w:sz w:val="24"/>
          <w:szCs w:val="24"/>
        </w:rPr>
        <w:t xml:space="preserve"> growth in regions. This finding further confirms the hypothesis that financial instruments are unable to stimulate the growth of women’s entrepreneurship without corresponding institutional reforms, including expanding women’s access to land.</w:t>
      </w:r>
    </w:p>
    <w:p w14:paraId="4A88499B" w14:textId="77777777" w:rsidR="002B1C3D" w:rsidRPr="00F728C0" w:rsidRDefault="002B1C3D" w:rsidP="00BC31F8">
      <w:pPr>
        <w:spacing w:line="240" w:lineRule="auto"/>
        <w:ind w:firstLine="720"/>
        <w:contextualSpacing/>
        <w:jc w:val="both"/>
        <w:rPr>
          <w:rFonts w:ascii="Times New Roman" w:hAnsi="Times New Roman"/>
          <w:sz w:val="24"/>
          <w:szCs w:val="24"/>
        </w:rPr>
      </w:pPr>
    </w:p>
    <w:p w14:paraId="697CA01D" w14:textId="77777777" w:rsidR="00BC31F8" w:rsidRPr="00F728C0" w:rsidRDefault="00BC31F8" w:rsidP="00BC31F8">
      <w:pPr>
        <w:spacing w:line="240" w:lineRule="auto"/>
        <w:contextualSpacing/>
        <w:jc w:val="both"/>
        <w:rPr>
          <w:rFonts w:ascii="Times New Roman" w:hAnsi="Times New Roman"/>
          <w:sz w:val="24"/>
          <w:szCs w:val="24"/>
        </w:rPr>
      </w:pPr>
    </w:p>
    <w:p w14:paraId="6D176C72" w14:textId="77777777" w:rsidR="00AD1204" w:rsidRPr="00F728C0" w:rsidRDefault="00AD1204" w:rsidP="003F55B4">
      <w:pPr>
        <w:spacing w:line="240" w:lineRule="auto"/>
        <w:ind w:firstLine="720"/>
        <w:contextualSpacing/>
        <w:jc w:val="both"/>
        <w:rPr>
          <w:rFonts w:ascii="Times New Roman" w:hAnsi="Times New Roman"/>
          <w:sz w:val="24"/>
          <w:szCs w:val="24"/>
        </w:rPr>
      </w:pPr>
    </w:p>
    <w:p w14:paraId="36A8518B" w14:textId="3527D5B4" w:rsidR="008F6ACB" w:rsidRPr="00F728C0" w:rsidRDefault="00A40E3E" w:rsidP="003F55B4">
      <w:pPr>
        <w:spacing w:line="240" w:lineRule="auto"/>
        <w:ind w:firstLine="720"/>
        <w:contextualSpacing/>
        <w:jc w:val="both"/>
        <w:rPr>
          <w:rFonts w:ascii="Times New Roman" w:hAnsi="Times New Roman"/>
          <w:sz w:val="24"/>
          <w:szCs w:val="24"/>
        </w:rPr>
      </w:pPr>
      <w:r>
        <w:rPr>
          <w:rFonts w:ascii="Times New Roman" w:hAnsi="Times New Roman"/>
          <w:sz w:val="24"/>
          <w:szCs w:val="24"/>
        </w:rPr>
        <w:fldChar w:fldCharType="begin"/>
      </w:r>
      <w:r w:rsidR="0077628A">
        <w:rPr>
          <w:rFonts w:ascii="Times New Roman" w:hAnsi="Times New Roman"/>
          <w:sz w:val="24"/>
          <w:szCs w:val="24"/>
        </w:rPr>
        <w:instrText xml:space="preserve"> INCLUDEPICTURE "r:\\PK\\Downloads\\coef_plot (1).png" \* MERGEFORMAT </w:instrText>
      </w:r>
      <w:r>
        <w:rPr>
          <w:rFonts w:ascii="Times New Roman" w:hAnsi="Times New Roman"/>
          <w:sz w:val="24"/>
          <w:szCs w:val="24"/>
        </w:rPr>
        <w:fldChar w:fldCharType="separate"/>
      </w:r>
      <w:r w:rsidR="00C90328">
        <w:rPr>
          <w:rFonts w:ascii="Times New Roman" w:hAnsi="Times New Roman"/>
          <w:sz w:val="24"/>
          <w:szCs w:val="24"/>
        </w:rPr>
        <w:pict>
          <v:shape id="_x0000_i1031" type="#_x0000_t75" style="width:291.75pt;height:173.45pt">
            <v:imagedata r:id="rId18" r:href="rId19"/>
          </v:shape>
        </w:pict>
      </w:r>
      <w:r>
        <w:rPr>
          <w:rFonts w:ascii="Times New Roman" w:hAnsi="Times New Roman"/>
          <w:sz w:val="24"/>
          <w:szCs w:val="24"/>
        </w:rPr>
        <w:fldChar w:fldCharType="end"/>
      </w:r>
    </w:p>
    <w:p w14:paraId="724D0C59" w14:textId="77777777" w:rsidR="005912E7" w:rsidRPr="00F728C0" w:rsidRDefault="005912E7" w:rsidP="003F55B4">
      <w:pPr>
        <w:spacing w:line="240" w:lineRule="auto"/>
        <w:ind w:firstLine="720"/>
        <w:contextualSpacing/>
        <w:jc w:val="both"/>
        <w:rPr>
          <w:rFonts w:ascii="Times New Roman" w:hAnsi="Times New Roman"/>
          <w:sz w:val="24"/>
          <w:szCs w:val="24"/>
        </w:rPr>
      </w:pPr>
    </w:p>
    <w:p w14:paraId="10DF9DC8" w14:textId="77777777" w:rsidR="005912E7" w:rsidRPr="00F728C0" w:rsidRDefault="00A40E3E" w:rsidP="002C269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Figure 4. Comparison of the </w:t>
      </w:r>
      <w:del w:id="333" w:author="Editor 2" w:date="2026-05-09T06:26:00Z">
        <w:r w:rsidRPr="00F728C0">
          <w:rPr>
            <w:rFonts w:ascii="Times New Roman" w:hAnsi="Times New Roman"/>
            <w:sz w:val="24"/>
            <w:szCs w:val="24"/>
          </w:rPr>
          <w:delText>Pooled</w:delText>
        </w:r>
      </w:del>
      <w:ins w:id="334" w:author="Editor 2" w:date="2026-05-09T06:26:00Z">
        <w:r>
          <w:rPr>
            <w:rFonts w:ascii="Times New Roman" w:hAnsi="Times New Roman"/>
            <w:sz w:val="24"/>
            <w:szCs w:val="24"/>
          </w:rPr>
          <w:t>pooled</w:t>
        </w:r>
      </w:ins>
      <w:r w:rsidRPr="00F728C0">
        <w:rPr>
          <w:rFonts w:ascii="Times New Roman" w:hAnsi="Times New Roman"/>
          <w:sz w:val="24"/>
          <w:szCs w:val="24"/>
        </w:rPr>
        <w:t xml:space="preserve"> OLS and TWFE models</w:t>
      </w:r>
    </w:p>
    <w:p w14:paraId="6DB4C769" w14:textId="77777777" w:rsidR="007962B5" w:rsidRPr="00F728C0" w:rsidRDefault="007962B5" w:rsidP="002C269E">
      <w:pPr>
        <w:spacing w:line="240" w:lineRule="auto"/>
        <w:ind w:firstLine="720"/>
        <w:contextualSpacing/>
        <w:jc w:val="both"/>
        <w:rPr>
          <w:rFonts w:ascii="Times New Roman" w:hAnsi="Times New Roman"/>
          <w:sz w:val="24"/>
          <w:szCs w:val="24"/>
        </w:rPr>
      </w:pPr>
    </w:p>
    <w:p w14:paraId="4B530B78" w14:textId="77777777" w:rsidR="002C269E" w:rsidRPr="00F728C0" w:rsidRDefault="007962B5" w:rsidP="002C269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Figure 4 clearly shows that in the </w:t>
      </w:r>
      <w:del w:id="335" w:author="Editor 2" w:date="2026-05-09T06:26:00Z">
        <w:r w:rsidRPr="00F728C0">
          <w:rPr>
            <w:rFonts w:ascii="Times New Roman" w:hAnsi="Times New Roman"/>
            <w:sz w:val="24"/>
            <w:szCs w:val="24"/>
          </w:rPr>
          <w:delText>Pooled</w:delText>
        </w:r>
      </w:del>
      <w:ins w:id="336" w:author="Editor 2" w:date="2026-05-09T06:26:00Z">
        <w:r w:rsidR="00A40E3E">
          <w:rPr>
            <w:rFonts w:ascii="Times New Roman" w:hAnsi="Times New Roman"/>
            <w:sz w:val="24"/>
            <w:szCs w:val="24"/>
          </w:rPr>
          <w:t>pooled</w:t>
        </w:r>
      </w:ins>
      <w:r w:rsidRPr="00F728C0">
        <w:rPr>
          <w:rFonts w:ascii="Times New Roman" w:hAnsi="Times New Roman"/>
          <w:sz w:val="24"/>
          <w:szCs w:val="24"/>
        </w:rPr>
        <w:t xml:space="preserve"> OLS model, the credit coefficient is positive at 0.725 (p &lt; 0.001) and significant.</w:t>
      </w:r>
      <w:del w:id="337" w:author="Editor 2" w:date="2026-05-09T06:26:00Z">
        <w:r w:rsidRPr="00F728C0">
          <w:rPr>
            <w:rFonts w:ascii="Times New Roman" w:hAnsi="Times New Roman"/>
            <w:sz w:val="24"/>
            <w:szCs w:val="24"/>
          </w:rPr>
          <w:delText xml:space="preserve">  </w:delText>
        </w:r>
      </w:del>
      <w:ins w:id="338" w:author="Editor 2" w:date="2026-05-09T06:26:00Z">
        <w:r w:rsidR="00A40E3E">
          <w:rPr>
            <w:rFonts w:ascii="Times New Roman" w:hAnsi="Times New Roman"/>
            <w:sz w:val="24"/>
            <w:szCs w:val="24"/>
          </w:rPr>
          <w:t xml:space="preserve"> </w:t>
        </w:r>
      </w:ins>
      <w:r w:rsidRPr="00F728C0">
        <w:rPr>
          <w:rFonts w:ascii="Times New Roman" w:hAnsi="Times New Roman"/>
          <w:sz w:val="24"/>
          <w:szCs w:val="24"/>
        </w:rPr>
        <w:t>In the TWFE model, it is practically zero (0.0443) and crosses the zero line on the graph. This confirms that the observed interregional correlation is due to interregional differences</w:t>
      </w:r>
      <w:del w:id="339" w:author="Editor 2" w:date="2026-05-09T06:26:00Z">
        <w:r w:rsidRPr="00F728C0">
          <w:rPr>
            <w:rFonts w:ascii="Times New Roman" w:hAnsi="Times New Roman"/>
            <w:sz w:val="24"/>
            <w:szCs w:val="24"/>
          </w:rPr>
          <w:delText>,</w:delText>
        </w:r>
      </w:del>
      <w:r w:rsidRPr="00F728C0">
        <w:rPr>
          <w:rFonts w:ascii="Times New Roman" w:hAnsi="Times New Roman"/>
          <w:sz w:val="24"/>
          <w:szCs w:val="24"/>
        </w:rPr>
        <w:t xml:space="preserve"> rather than the impact of lending on women’s entrepreneurship.</w:t>
      </w:r>
    </w:p>
    <w:p w14:paraId="4BEBCC0A" w14:textId="77777777" w:rsidR="00633EBA" w:rsidRPr="00F728C0" w:rsidRDefault="00633EBA" w:rsidP="002C269E">
      <w:pPr>
        <w:spacing w:line="240" w:lineRule="auto"/>
        <w:contextualSpacing/>
        <w:jc w:val="both"/>
        <w:rPr>
          <w:rFonts w:ascii="Times New Roman" w:hAnsi="Times New Roman"/>
          <w:sz w:val="24"/>
          <w:szCs w:val="24"/>
        </w:rPr>
      </w:pPr>
    </w:p>
    <w:p w14:paraId="2FFF867B" w14:textId="77777777" w:rsidR="002C269E" w:rsidRPr="00F728C0" w:rsidRDefault="002C269E" w:rsidP="003F55B4">
      <w:pPr>
        <w:spacing w:line="240" w:lineRule="auto"/>
        <w:ind w:firstLine="720"/>
        <w:contextualSpacing/>
        <w:jc w:val="both"/>
        <w:rPr>
          <w:rFonts w:ascii="Times New Roman" w:hAnsi="Times New Roman"/>
          <w:sz w:val="24"/>
          <w:szCs w:val="24"/>
        </w:rPr>
      </w:pPr>
    </w:p>
    <w:p w14:paraId="78D6F745" w14:textId="77777777" w:rsidR="00C60ECB"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Stability test by decomposing lending into sources</w:t>
      </w:r>
    </w:p>
    <w:p w14:paraId="69D9030E" w14:textId="77777777" w:rsidR="007962B5" w:rsidRPr="00F728C0" w:rsidRDefault="007962B5" w:rsidP="003F55B4">
      <w:pPr>
        <w:spacing w:line="240" w:lineRule="auto"/>
        <w:ind w:firstLine="720"/>
        <w:contextualSpacing/>
        <w:jc w:val="both"/>
        <w:rPr>
          <w:rFonts w:ascii="Times New Roman" w:hAnsi="Times New Roman"/>
          <w:sz w:val="24"/>
          <w:szCs w:val="24"/>
        </w:rPr>
      </w:pPr>
    </w:p>
    <w:p w14:paraId="45572CFE" w14:textId="77777777" w:rsidR="007962B5"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We replaced the aggregate lending indicator with three components: loans from Kazagrofinance JSC, Agrarian Credit Corporation JSC, and the Agricultural Financial Support Fund JSC</w:t>
      </w:r>
      <w:ins w:id="340" w:author="Editor 2" w:date="2026-05-09T06:26:00Z">
        <w:r>
          <w:rPr>
            <w:rFonts w:ascii="Times New Roman" w:hAnsi="Times New Roman"/>
            <w:sz w:val="24"/>
            <w:szCs w:val="24"/>
          </w:rPr>
          <w:t>.</w:t>
        </w:r>
      </w:ins>
    </w:p>
    <w:p w14:paraId="3C65DE3F" w14:textId="77777777" w:rsidR="00C60ECB" w:rsidRPr="00F728C0" w:rsidRDefault="00C60ECB" w:rsidP="003F55B4">
      <w:pPr>
        <w:spacing w:line="240" w:lineRule="auto"/>
        <w:ind w:firstLine="720"/>
        <w:contextualSpacing/>
        <w:jc w:val="both"/>
        <w:rPr>
          <w:rFonts w:ascii="Times New Roman" w:hAnsi="Times New Roman"/>
          <w:sz w:val="24"/>
          <w:szCs w:val="24"/>
        </w:rPr>
      </w:pPr>
    </w:p>
    <w:p w14:paraId="2B0BE5CA" w14:textId="77777777" w:rsidR="006A29E8"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Table 3 Results of the model estimation by lending source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9"/>
        <w:gridCol w:w="1711"/>
        <w:gridCol w:w="1570"/>
        <w:gridCol w:w="1534"/>
        <w:gridCol w:w="1508"/>
        <w:gridCol w:w="1381"/>
      </w:tblGrid>
      <w:tr w:rsidR="008B2B78" w14:paraId="5DC7E223" w14:textId="77777777" w:rsidTr="00D97287">
        <w:tc>
          <w:tcPr>
            <w:tcW w:w="1710" w:type="dxa"/>
            <w:vAlign w:val="center"/>
          </w:tcPr>
          <w:p w14:paraId="027B3421" w14:textId="77777777" w:rsidR="008F6ACB" w:rsidRPr="00F728C0" w:rsidRDefault="00A40E3E" w:rsidP="007962B5">
            <w:pPr>
              <w:rPr>
                <w:rFonts w:ascii="Times New Roman" w:hAnsi="Times New Roman"/>
                <w:sz w:val="24"/>
                <w:szCs w:val="24"/>
                <w:lang w:val="ru-RU"/>
              </w:rPr>
            </w:pPr>
            <w:r w:rsidRPr="00F728C0">
              <w:rPr>
                <w:rFonts w:ascii="Times New Roman" w:hAnsi="Times New Roman"/>
                <w:sz w:val="24"/>
                <w:szCs w:val="24"/>
              </w:rPr>
              <w:t>Variable</w:t>
            </w:r>
          </w:p>
        </w:tc>
        <w:tc>
          <w:tcPr>
            <w:tcW w:w="1717" w:type="dxa"/>
            <w:vAlign w:val="center"/>
          </w:tcPr>
          <w:p w14:paraId="4B8B7CE0" w14:textId="77777777" w:rsidR="008F6ACB" w:rsidRPr="00F728C0" w:rsidRDefault="00A40E3E" w:rsidP="007962B5">
            <w:pPr>
              <w:rPr>
                <w:rFonts w:ascii="Times New Roman" w:hAnsi="Times New Roman"/>
                <w:sz w:val="24"/>
                <w:szCs w:val="24"/>
              </w:rPr>
            </w:pPr>
            <w:r w:rsidRPr="00F728C0">
              <w:rPr>
                <w:rFonts w:ascii="Times New Roman" w:hAnsi="Times New Roman"/>
                <w:sz w:val="24"/>
                <w:szCs w:val="24"/>
              </w:rPr>
              <w:t>Coefficient</w:t>
            </w:r>
          </w:p>
        </w:tc>
        <w:tc>
          <w:tcPr>
            <w:tcW w:w="1576" w:type="dxa"/>
            <w:vAlign w:val="center"/>
          </w:tcPr>
          <w:p w14:paraId="414281A2" w14:textId="77777777" w:rsidR="008F6ACB" w:rsidRPr="00F728C0" w:rsidRDefault="00A40E3E" w:rsidP="007962B5">
            <w:pPr>
              <w:rPr>
                <w:rFonts w:ascii="Times New Roman" w:hAnsi="Times New Roman"/>
                <w:sz w:val="24"/>
                <w:szCs w:val="24"/>
              </w:rPr>
            </w:pPr>
            <w:r w:rsidRPr="00F728C0">
              <w:rPr>
                <w:rFonts w:ascii="Times New Roman" w:hAnsi="Times New Roman"/>
                <w:sz w:val="24"/>
                <w:szCs w:val="24"/>
              </w:rPr>
              <w:t>Standard error</w:t>
            </w:r>
          </w:p>
        </w:tc>
        <w:tc>
          <w:tcPr>
            <w:tcW w:w="1541" w:type="dxa"/>
            <w:vAlign w:val="center"/>
          </w:tcPr>
          <w:p w14:paraId="2F73EFAE" w14:textId="77777777" w:rsidR="008F6ACB" w:rsidRPr="00F728C0" w:rsidRDefault="00A40E3E" w:rsidP="007962B5">
            <w:pPr>
              <w:rPr>
                <w:rFonts w:ascii="Times New Roman" w:hAnsi="Times New Roman"/>
                <w:sz w:val="24"/>
                <w:szCs w:val="24"/>
              </w:rPr>
            </w:pPr>
            <w:r w:rsidRPr="00F728C0">
              <w:rPr>
                <w:rFonts w:ascii="Times New Roman" w:hAnsi="Times New Roman"/>
                <w:sz w:val="24"/>
                <w:szCs w:val="24"/>
              </w:rPr>
              <w:t>t-statistic</w:t>
            </w:r>
          </w:p>
        </w:tc>
        <w:tc>
          <w:tcPr>
            <w:tcW w:w="1517" w:type="dxa"/>
            <w:vAlign w:val="center"/>
          </w:tcPr>
          <w:p w14:paraId="0DBEB929" w14:textId="77777777" w:rsidR="008F6ACB" w:rsidRPr="00F728C0" w:rsidRDefault="00A40E3E" w:rsidP="007962B5">
            <w:pPr>
              <w:rPr>
                <w:rFonts w:ascii="Times New Roman" w:hAnsi="Times New Roman"/>
                <w:sz w:val="24"/>
                <w:szCs w:val="24"/>
              </w:rPr>
            </w:pPr>
            <w:ins w:id="341" w:author="Editor" w:date="2026-05-09T06:26:00Z">
              <w:r w:rsidRPr="00F728C0">
                <w:rPr>
                  <w:rFonts w:ascii="Times New Roman" w:hAnsi="Times New Roman"/>
                  <w:sz w:val="24"/>
                  <w:szCs w:val="24"/>
                </w:rPr>
                <w:t xml:space="preserve">p </w:t>
              </w:r>
            </w:ins>
            <w:del w:id="342" w:author="Editor" w:date="2026-05-09T06:26:00Z">
              <w:r w:rsidRPr="00F728C0">
                <w:rPr>
                  <w:rFonts w:ascii="Times New Roman" w:hAnsi="Times New Roman"/>
                  <w:sz w:val="24"/>
                  <w:szCs w:val="24"/>
                </w:rPr>
                <w:delText>p-</w:delText>
              </w:r>
            </w:del>
            <w:r w:rsidRPr="00F728C0">
              <w:rPr>
                <w:rFonts w:ascii="Times New Roman" w:hAnsi="Times New Roman"/>
                <w:sz w:val="24"/>
                <w:szCs w:val="24"/>
              </w:rPr>
              <w:t>value</w:t>
            </w:r>
          </w:p>
        </w:tc>
        <w:tc>
          <w:tcPr>
            <w:tcW w:w="1392" w:type="dxa"/>
            <w:vAlign w:val="center"/>
          </w:tcPr>
          <w:p w14:paraId="68D2104A" w14:textId="77777777" w:rsidR="008F6ACB" w:rsidRPr="00F728C0" w:rsidRDefault="00A40E3E" w:rsidP="007962B5">
            <w:pPr>
              <w:rPr>
                <w:rFonts w:ascii="Times New Roman" w:hAnsi="Times New Roman"/>
                <w:sz w:val="24"/>
                <w:szCs w:val="24"/>
              </w:rPr>
            </w:pPr>
            <w:r w:rsidRPr="00F728C0">
              <w:rPr>
                <w:rFonts w:ascii="Times New Roman" w:hAnsi="Times New Roman"/>
                <w:sz w:val="24"/>
                <w:szCs w:val="24"/>
              </w:rPr>
              <w:t>N</w:t>
            </w:r>
          </w:p>
        </w:tc>
      </w:tr>
      <w:tr w:rsidR="008B2B78" w14:paraId="677A61BB" w14:textId="77777777" w:rsidTr="00D97287">
        <w:tc>
          <w:tcPr>
            <w:tcW w:w="1710" w:type="dxa"/>
            <w:vAlign w:val="center"/>
          </w:tcPr>
          <w:p w14:paraId="583B5133" w14:textId="77777777" w:rsidR="008F6ACB" w:rsidRPr="00F728C0" w:rsidRDefault="00A40E3E" w:rsidP="007962B5">
            <w:pPr>
              <w:rPr>
                <w:rFonts w:ascii="Times New Roman" w:hAnsi="Times New Roman"/>
                <w:sz w:val="24"/>
                <w:szCs w:val="24"/>
              </w:rPr>
            </w:pPr>
            <w:r w:rsidRPr="00F728C0">
              <w:rPr>
                <w:rFonts w:ascii="Times New Roman" w:hAnsi="Times New Roman"/>
                <w:sz w:val="24"/>
                <w:szCs w:val="24"/>
              </w:rPr>
              <w:t>log_credit_kaf</w:t>
            </w:r>
          </w:p>
        </w:tc>
        <w:tc>
          <w:tcPr>
            <w:tcW w:w="1717" w:type="dxa"/>
            <w:vAlign w:val="center"/>
          </w:tcPr>
          <w:p w14:paraId="76A6EE5C" w14:textId="77777777" w:rsidR="008F6ACB" w:rsidRPr="00F728C0" w:rsidRDefault="00A40E3E" w:rsidP="007962B5">
            <w:pPr>
              <w:rPr>
                <w:rFonts w:ascii="Times New Roman" w:hAnsi="Times New Roman"/>
                <w:sz w:val="24"/>
                <w:szCs w:val="24"/>
              </w:rPr>
            </w:pPr>
            <w:r w:rsidRPr="00F728C0">
              <w:rPr>
                <w:rFonts w:ascii="Times New Roman" w:hAnsi="Times New Roman"/>
                <w:sz w:val="24"/>
                <w:szCs w:val="24"/>
              </w:rPr>
              <w:t>0.0031</w:t>
            </w:r>
          </w:p>
        </w:tc>
        <w:tc>
          <w:tcPr>
            <w:tcW w:w="1576" w:type="dxa"/>
            <w:vAlign w:val="center"/>
          </w:tcPr>
          <w:p w14:paraId="7D1341A5" w14:textId="77777777" w:rsidR="008F6ACB" w:rsidRPr="00F728C0" w:rsidRDefault="00A40E3E" w:rsidP="007962B5">
            <w:pPr>
              <w:rPr>
                <w:rFonts w:ascii="Times New Roman" w:hAnsi="Times New Roman"/>
                <w:sz w:val="24"/>
                <w:szCs w:val="24"/>
              </w:rPr>
            </w:pPr>
            <w:r w:rsidRPr="00F728C0">
              <w:rPr>
                <w:rFonts w:ascii="Times New Roman" w:hAnsi="Times New Roman"/>
                <w:sz w:val="24"/>
                <w:szCs w:val="24"/>
              </w:rPr>
              <w:t>(0.0365)</w:t>
            </w:r>
          </w:p>
        </w:tc>
        <w:tc>
          <w:tcPr>
            <w:tcW w:w="1541" w:type="dxa"/>
            <w:vAlign w:val="center"/>
          </w:tcPr>
          <w:p w14:paraId="66CA4B74" w14:textId="77777777" w:rsidR="008F6ACB" w:rsidRPr="00F728C0" w:rsidRDefault="00A40E3E" w:rsidP="007962B5">
            <w:pPr>
              <w:rPr>
                <w:rFonts w:ascii="Times New Roman" w:hAnsi="Times New Roman"/>
                <w:sz w:val="24"/>
                <w:szCs w:val="24"/>
              </w:rPr>
            </w:pPr>
            <w:r w:rsidRPr="00F728C0">
              <w:rPr>
                <w:rFonts w:ascii="Times New Roman" w:hAnsi="Times New Roman"/>
                <w:sz w:val="24"/>
                <w:szCs w:val="24"/>
              </w:rPr>
              <w:t>0.084</w:t>
            </w:r>
          </w:p>
        </w:tc>
        <w:tc>
          <w:tcPr>
            <w:tcW w:w="1517" w:type="dxa"/>
            <w:vAlign w:val="center"/>
          </w:tcPr>
          <w:p w14:paraId="79BD8C5C" w14:textId="77777777" w:rsidR="008F6ACB" w:rsidRPr="00F728C0" w:rsidRDefault="00A40E3E" w:rsidP="007962B5">
            <w:pPr>
              <w:rPr>
                <w:rFonts w:ascii="Times New Roman" w:hAnsi="Times New Roman"/>
                <w:sz w:val="24"/>
                <w:szCs w:val="24"/>
              </w:rPr>
            </w:pPr>
            <w:r w:rsidRPr="00F728C0">
              <w:rPr>
                <w:rFonts w:ascii="Times New Roman" w:hAnsi="Times New Roman"/>
                <w:sz w:val="24"/>
                <w:szCs w:val="24"/>
              </w:rPr>
              <w:t>0.933</w:t>
            </w:r>
          </w:p>
        </w:tc>
        <w:tc>
          <w:tcPr>
            <w:tcW w:w="1392" w:type="dxa"/>
            <w:vAlign w:val="center"/>
          </w:tcPr>
          <w:p w14:paraId="77BEA2D9" w14:textId="77777777" w:rsidR="008F6ACB" w:rsidRPr="00F728C0" w:rsidRDefault="00A40E3E" w:rsidP="007962B5">
            <w:pPr>
              <w:rPr>
                <w:rFonts w:ascii="Times New Roman" w:hAnsi="Times New Roman"/>
                <w:sz w:val="24"/>
                <w:szCs w:val="24"/>
              </w:rPr>
            </w:pPr>
            <w:r w:rsidRPr="00F728C0">
              <w:rPr>
                <w:rFonts w:ascii="Times New Roman" w:hAnsi="Times New Roman"/>
                <w:sz w:val="24"/>
                <w:szCs w:val="24"/>
              </w:rPr>
              <w:t>88</w:t>
            </w:r>
          </w:p>
        </w:tc>
      </w:tr>
      <w:tr w:rsidR="008B2B78" w14:paraId="1916D188" w14:textId="77777777" w:rsidTr="00D97287">
        <w:tc>
          <w:tcPr>
            <w:tcW w:w="1710" w:type="dxa"/>
            <w:vAlign w:val="center"/>
          </w:tcPr>
          <w:p w14:paraId="5D04295C" w14:textId="77777777" w:rsidR="008F6ACB" w:rsidRPr="00F728C0" w:rsidRDefault="00A40E3E" w:rsidP="007962B5">
            <w:pPr>
              <w:rPr>
                <w:rFonts w:ascii="Times New Roman" w:hAnsi="Times New Roman"/>
                <w:sz w:val="24"/>
                <w:szCs w:val="24"/>
              </w:rPr>
            </w:pPr>
            <w:r w:rsidRPr="00F728C0">
              <w:rPr>
                <w:rFonts w:ascii="Times New Roman" w:hAnsi="Times New Roman"/>
                <w:sz w:val="24"/>
                <w:szCs w:val="24"/>
              </w:rPr>
              <w:t>log_credit_acc</w:t>
            </w:r>
          </w:p>
        </w:tc>
        <w:tc>
          <w:tcPr>
            <w:tcW w:w="1717" w:type="dxa"/>
            <w:vAlign w:val="center"/>
          </w:tcPr>
          <w:p w14:paraId="03B393E1" w14:textId="77777777" w:rsidR="008F6ACB" w:rsidRPr="00F728C0" w:rsidRDefault="00A40E3E" w:rsidP="007962B5">
            <w:pPr>
              <w:rPr>
                <w:rFonts w:ascii="Times New Roman" w:hAnsi="Times New Roman"/>
                <w:sz w:val="24"/>
                <w:szCs w:val="24"/>
              </w:rPr>
            </w:pPr>
            <w:r w:rsidRPr="00F728C0">
              <w:rPr>
                <w:rFonts w:ascii="Times New Roman" w:hAnsi="Times New Roman"/>
                <w:sz w:val="24"/>
                <w:szCs w:val="24"/>
              </w:rPr>
              <w:t>-0.0473</w:t>
            </w:r>
          </w:p>
        </w:tc>
        <w:tc>
          <w:tcPr>
            <w:tcW w:w="1576" w:type="dxa"/>
            <w:vAlign w:val="center"/>
          </w:tcPr>
          <w:p w14:paraId="1B3CCFF8" w14:textId="77777777" w:rsidR="008F6ACB" w:rsidRPr="00F728C0" w:rsidRDefault="00A40E3E" w:rsidP="007962B5">
            <w:pPr>
              <w:rPr>
                <w:rFonts w:ascii="Times New Roman" w:hAnsi="Times New Roman"/>
                <w:sz w:val="24"/>
                <w:szCs w:val="24"/>
              </w:rPr>
            </w:pPr>
            <w:r w:rsidRPr="00F728C0">
              <w:rPr>
                <w:rFonts w:ascii="Times New Roman" w:hAnsi="Times New Roman"/>
                <w:sz w:val="24"/>
                <w:szCs w:val="24"/>
              </w:rPr>
              <w:t>(0.0484)</w:t>
            </w:r>
          </w:p>
        </w:tc>
        <w:tc>
          <w:tcPr>
            <w:tcW w:w="1541" w:type="dxa"/>
            <w:vAlign w:val="center"/>
          </w:tcPr>
          <w:p w14:paraId="07031D89" w14:textId="77777777" w:rsidR="008F6ACB" w:rsidRPr="00F728C0" w:rsidRDefault="00A40E3E" w:rsidP="007962B5">
            <w:pPr>
              <w:rPr>
                <w:rFonts w:ascii="Times New Roman" w:hAnsi="Times New Roman"/>
                <w:sz w:val="24"/>
                <w:szCs w:val="24"/>
              </w:rPr>
            </w:pPr>
            <w:r w:rsidRPr="00F728C0">
              <w:rPr>
                <w:rFonts w:ascii="Times New Roman" w:hAnsi="Times New Roman"/>
                <w:sz w:val="24"/>
                <w:szCs w:val="24"/>
              </w:rPr>
              <w:t>-0.979</w:t>
            </w:r>
          </w:p>
        </w:tc>
        <w:tc>
          <w:tcPr>
            <w:tcW w:w="1517" w:type="dxa"/>
            <w:vAlign w:val="center"/>
          </w:tcPr>
          <w:p w14:paraId="1D90CC57" w14:textId="77777777" w:rsidR="008F6ACB" w:rsidRPr="00F728C0" w:rsidRDefault="00A40E3E" w:rsidP="007962B5">
            <w:pPr>
              <w:rPr>
                <w:rFonts w:ascii="Times New Roman" w:hAnsi="Times New Roman"/>
                <w:sz w:val="24"/>
                <w:szCs w:val="24"/>
              </w:rPr>
            </w:pPr>
            <w:r w:rsidRPr="00F728C0">
              <w:rPr>
                <w:rFonts w:ascii="Times New Roman" w:hAnsi="Times New Roman"/>
                <w:sz w:val="24"/>
                <w:szCs w:val="24"/>
              </w:rPr>
              <w:t>0.331</w:t>
            </w:r>
          </w:p>
        </w:tc>
        <w:tc>
          <w:tcPr>
            <w:tcW w:w="1392" w:type="dxa"/>
            <w:vAlign w:val="center"/>
          </w:tcPr>
          <w:p w14:paraId="56FBE897" w14:textId="77777777" w:rsidR="008F6ACB" w:rsidRPr="00F728C0" w:rsidRDefault="00A40E3E" w:rsidP="007962B5">
            <w:pPr>
              <w:rPr>
                <w:rFonts w:ascii="Times New Roman" w:hAnsi="Times New Roman"/>
                <w:sz w:val="24"/>
                <w:szCs w:val="24"/>
              </w:rPr>
            </w:pPr>
            <w:r w:rsidRPr="00F728C0">
              <w:rPr>
                <w:rFonts w:ascii="Times New Roman" w:hAnsi="Times New Roman"/>
                <w:sz w:val="24"/>
                <w:szCs w:val="24"/>
              </w:rPr>
              <w:t>88</w:t>
            </w:r>
          </w:p>
        </w:tc>
      </w:tr>
      <w:tr w:rsidR="008B2B78" w14:paraId="46493CAC" w14:textId="77777777" w:rsidTr="00D97287">
        <w:tc>
          <w:tcPr>
            <w:tcW w:w="1710" w:type="dxa"/>
            <w:vAlign w:val="center"/>
          </w:tcPr>
          <w:p w14:paraId="1B711EBB" w14:textId="77777777" w:rsidR="008F6ACB" w:rsidRPr="00F728C0" w:rsidRDefault="00A40E3E" w:rsidP="007962B5">
            <w:pPr>
              <w:rPr>
                <w:rFonts w:ascii="Times New Roman" w:hAnsi="Times New Roman"/>
                <w:sz w:val="24"/>
                <w:szCs w:val="24"/>
              </w:rPr>
            </w:pPr>
            <w:r w:rsidRPr="00F728C0">
              <w:rPr>
                <w:rFonts w:ascii="Times New Roman" w:hAnsi="Times New Roman"/>
                <w:sz w:val="24"/>
                <w:szCs w:val="24"/>
              </w:rPr>
              <w:t>log_credit_fund</w:t>
            </w:r>
          </w:p>
        </w:tc>
        <w:tc>
          <w:tcPr>
            <w:tcW w:w="1717" w:type="dxa"/>
            <w:vAlign w:val="center"/>
          </w:tcPr>
          <w:p w14:paraId="5DB4BAFB" w14:textId="77777777" w:rsidR="008F6ACB" w:rsidRPr="00F728C0" w:rsidRDefault="00A40E3E" w:rsidP="007962B5">
            <w:pPr>
              <w:rPr>
                <w:rFonts w:ascii="Times New Roman" w:hAnsi="Times New Roman"/>
                <w:sz w:val="24"/>
                <w:szCs w:val="24"/>
              </w:rPr>
            </w:pPr>
            <w:r w:rsidRPr="00F728C0">
              <w:rPr>
                <w:rFonts w:ascii="Times New Roman" w:hAnsi="Times New Roman"/>
                <w:sz w:val="24"/>
                <w:szCs w:val="24"/>
              </w:rPr>
              <w:t>-0.0073</w:t>
            </w:r>
          </w:p>
        </w:tc>
        <w:tc>
          <w:tcPr>
            <w:tcW w:w="1576" w:type="dxa"/>
            <w:vAlign w:val="center"/>
          </w:tcPr>
          <w:p w14:paraId="79762139" w14:textId="77777777" w:rsidR="008F6ACB" w:rsidRPr="00F728C0" w:rsidRDefault="00A40E3E" w:rsidP="007962B5">
            <w:pPr>
              <w:rPr>
                <w:rFonts w:ascii="Times New Roman" w:hAnsi="Times New Roman"/>
                <w:sz w:val="24"/>
                <w:szCs w:val="24"/>
              </w:rPr>
            </w:pPr>
            <w:r w:rsidRPr="00F728C0">
              <w:rPr>
                <w:rFonts w:ascii="Times New Roman" w:hAnsi="Times New Roman"/>
                <w:sz w:val="24"/>
                <w:szCs w:val="24"/>
              </w:rPr>
              <w:t>(0.0647)</w:t>
            </w:r>
          </w:p>
        </w:tc>
        <w:tc>
          <w:tcPr>
            <w:tcW w:w="1541" w:type="dxa"/>
            <w:vAlign w:val="center"/>
          </w:tcPr>
          <w:p w14:paraId="43E57314" w14:textId="77777777" w:rsidR="008F6ACB" w:rsidRPr="00F728C0" w:rsidRDefault="00A40E3E" w:rsidP="007962B5">
            <w:pPr>
              <w:rPr>
                <w:rFonts w:ascii="Times New Roman" w:hAnsi="Times New Roman"/>
                <w:sz w:val="24"/>
                <w:szCs w:val="24"/>
              </w:rPr>
            </w:pPr>
            <w:r w:rsidRPr="00F728C0">
              <w:rPr>
                <w:rFonts w:ascii="Times New Roman" w:hAnsi="Times New Roman"/>
                <w:sz w:val="24"/>
                <w:szCs w:val="24"/>
              </w:rPr>
              <w:t>-0.113</w:t>
            </w:r>
          </w:p>
        </w:tc>
        <w:tc>
          <w:tcPr>
            <w:tcW w:w="1517" w:type="dxa"/>
            <w:vAlign w:val="center"/>
          </w:tcPr>
          <w:p w14:paraId="547CAB58" w14:textId="77777777" w:rsidR="008F6ACB" w:rsidRPr="00F728C0" w:rsidRDefault="00A40E3E" w:rsidP="007962B5">
            <w:pPr>
              <w:rPr>
                <w:rFonts w:ascii="Times New Roman" w:hAnsi="Times New Roman"/>
                <w:sz w:val="24"/>
                <w:szCs w:val="24"/>
              </w:rPr>
            </w:pPr>
            <w:r w:rsidRPr="00F728C0">
              <w:rPr>
                <w:rFonts w:ascii="Times New Roman" w:hAnsi="Times New Roman"/>
                <w:sz w:val="24"/>
                <w:szCs w:val="24"/>
              </w:rPr>
              <w:t>0.910</w:t>
            </w:r>
          </w:p>
        </w:tc>
        <w:tc>
          <w:tcPr>
            <w:tcW w:w="1392" w:type="dxa"/>
            <w:vAlign w:val="center"/>
          </w:tcPr>
          <w:p w14:paraId="4DC62A15" w14:textId="77777777" w:rsidR="008F6ACB" w:rsidRPr="00F728C0" w:rsidRDefault="00A40E3E" w:rsidP="007962B5">
            <w:pPr>
              <w:rPr>
                <w:rFonts w:ascii="Times New Roman" w:hAnsi="Times New Roman"/>
                <w:sz w:val="24"/>
                <w:szCs w:val="24"/>
              </w:rPr>
            </w:pPr>
            <w:r w:rsidRPr="00F728C0">
              <w:rPr>
                <w:rFonts w:ascii="Times New Roman" w:hAnsi="Times New Roman"/>
                <w:sz w:val="24"/>
                <w:szCs w:val="24"/>
              </w:rPr>
              <w:t>88</w:t>
            </w:r>
          </w:p>
        </w:tc>
      </w:tr>
    </w:tbl>
    <w:p w14:paraId="02A9728C" w14:textId="77777777" w:rsidR="005912E7" w:rsidRPr="00F728C0" w:rsidRDefault="005912E7" w:rsidP="003F55B4">
      <w:pPr>
        <w:spacing w:line="240" w:lineRule="auto"/>
        <w:ind w:firstLine="720"/>
        <w:contextualSpacing/>
        <w:jc w:val="both"/>
        <w:rPr>
          <w:rFonts w:ascii="Times New Roman" w:hAnsi="Times New Roman"/>
          <w:sz w:val="24"/>
          <w:szCs w:val="24"/>
        </w:rPr>
      </w:pPr>
    </w:p>
    <w:p w14:paraId="399C1317" w14:textId="77777777" w:rsidR="005912E7" w:rsidRPr="00F728C0" w:rsidRDefault="005912E7" w:rsidP="003F55B4">
      <w:pPr>
        <w:spacing w:line="240" w:lineRule="auto"/>
        <w:ind w:firstLine="720"/>
        <w:contextualSpacing/>
        <w:jc w:val="both"/>
        <w:rPr>
          <w:rFonts w:ascii="Times New Roman" w:hAnsi="Times New Roman"/>
          <w:sz w:val="24"/>
          <w:szCs w:val="24"/>
        </w:rPr>
      </w:pPr>
    </w:p>
    <w:p w14:paraId="339535F8" w14:textId="77777777" w:rsidR="00DE2D09" w:rsidRPr="00F728C0" w:rsidRDefault="00A40E3E" w:rsidP="00DD038D">
      <w:pPr>
        <w:ind w:firstLine="720"/>
        <w:jc w:val="both"/>
        <w:rPr>
          <w:rFonts w:ascii="Times New Roman" w:hAnsi="Times New Roman"/>
          <w:sz w:val="24"/>
          <w:szCs w:val="24"/>
        </w:rPr>
      </w:pPr>
      <w:r w:rsidRPr="00F728C0">
        <w:rPr>
          <w:rFonts w:ascii="Times New Roman" w:hAnsi="Times New Roman"/>
          <w:sz w:val="24"/>
          <w:szCs w:val="24"/>
        </w:rPr>
        <w:t xml:space="preserve">The calculations presented in Table 3 show that none of the three sources of lending had a statistically significant effect, while the sample size was reduced to 88 observations </w:t>
      </w:r>
      <w:del w:id="343" w:author="Editor 2" w:date="2026-05-09T06:26:00Z">
        <w:r w:rsidRPr="00F728C0">
          <w:rPr>
            <w:rFonts w:ascii="Times New Roman" w:hAnsi="Times New Roman"/>
            <w:sz w:val="24"/>
            <w:szCs w:val="24"/>
          </w:rPr>
          <w:delText>due to</w:delText>
        </w:r>
      </w:del>
      <w:ins w:id="344" w:author="Editor 2" w:date="2026-05-09T06:26:00Z">
        <w:r>
          <w:rPr>
            <w:rFonts w:ascii="Times New Roman" w:hAnsi="Times New Roman"/>
            <w:sz w:val="24"/>
            <w:szCs w:val="24"/>
          </w:rPr>
          <w:t>because of</w:t>
        </w:r>
      </w:ins>
      <w:r w:rsidRPr="00F728C0">
        <w:rPr>
          <w:rFonts w:ascii="Times New Roman" w:hAnsi="Times New Roman"/>
          <w:sz w:val="24"/>
          <w:szCs w:val="24"/>
        </w:rPr>
        <w:t xml:space="preserve"> missing </w:t>
      </w:r>
      <w:del w:id="345" w:author="Editor 2" w:date="2026-05-09T06:26:00Z">
        <w:r w:rsidRPr="00F728C0">
          <w:rPr>
            <w:rFonts w:ascii="Times New Roman" w:hAnsi="Times New Roman"/>
            <w:sz w:val="24"/>
            <w:szCs w:val="24"/>
          </w:rPr>
          <w:delText xml:space="preserve">data on </w:delText>
        </w:r>
      </w:del>
      <w:r w:rsidRPr="00F728C0">
        <w:rPr>
          <w:rFonts w:ascii="Times New Roman" w:hAnsi="Times New Roman"/>
          <w:sz w:val="24"/>
          <w:szCs w:val="24"/>
        </w:rPr>
        <w:t xml:space="preserve">lending </w:t>
      </w:r>
      <w:ins w:id="346" w:author="Editor 2" w:date="2026-05-09T06:26:00Z">
        <w:r>
          <w:rPr>
            <w:rFonts w:ascii="Times New Roman" w:hAnsi="Times New Roman"/>
            <w:sz w:val="24"/>
            <w:szCs w:val="24"/>
          </w:rPr>
          <w:t xml:space="preserve">data </w:t>
        </w:r>
      </w:ins>
      <w:r w:rsidRPr="00F728C0">
        <w:rPr>
          <w:rFonts w:ascii="Times New Roman" w:hAnsi="Times New Roman"/>
          <w:sz w:val="24"/>
          <w:szCs w:val="24"/>
        </w:rPr>
        <w:t>from the Agricultural Financial Support Fund.</w:t>
      </w:r>
      <w:del w:id="347" w:author="Editor 2" w:date="2026-05-09T06:26:00Z">
        <w:r w:rsidRPr="00F728C0">
          <w:rPr>
            <w:rFonts w:ascii="Times New Roman" w:hAnsi="Times New Roman"/>
            <w:sz w:val="24"/>
            <w:szCs w:val="24"/>
          </w:rPr>
          <w:delText xml:space="preserve">  </w:delText>
        </w:r>
      </w:del>
      <w:ins w:id="348" w:author="Editor 2" w:date="2026-05-09T06:26:00Z">
        <w:r>
          <w:rPr>
            <w:rFonts w:ascii="Times New Roman" w:hAnsi="Times New Roman"/>
            <w:sz w:val="24"/>
            <w:szCs w:val="24"/>
          </w:rPr>
          <w:t xml:space="preserve"> </w:t>
        </w:r>
      </w:ins>
      <w:r w:rsidRPr="00F728C0">
        <w:rPr>
          <w:rFonts w:ascii="Times New Roman" w:hAnsi="Times New Roman"/>
          <w:sz w:val="24"/>
          <w:szCs w:val="24"/>
        </w:rPr>
        <w:t>The coefficients are close to zero, ranging from -0.473</w:t>
      </w:r>
      <w:del w:id="349" w:author="Editor 2" w:date="2026-05-09T06:26:00Z">
        <w:r w:rsidRPr="00F728C0">
          <w:rPr>
            <w:rFonts w:ascii="Times New Roman" w:hAnsi="Times New Roman"/>
            <w:sz w:val="24"/>
            <w:szCs w:val="24"/>
          </w:rPr>
          <w:delText xml:space="preserve"> to </w:delText>
        </w:r>
      </w:del>
      <w:ins w:id="350" w:author="Editor 2" w:date="2026-05-09T06:26:00Z">
        <w:r>
          <w:rPr>
            <w:rFonts w:ascii="Times New Roman" w:hAnsi="Times New Roman"/>
            <w:sz w:val="24"/>
            <w:szCs w:val="24"/>
          </w:rPr>
          <w:t>--</w:t>
        </w:r>
      </w:ins>
      <w:r w:rsidRPr="00F728C0">
        <w:rPr>
          <w:rFonts w:ascii="Times New Roman" w:hAnsi="Times New Roman"/>
          <w:sz w:val="24"/>
          <w:szCs w:val="24"/>
        </w:rPr>
        <w:t>0.003, and the p</w:t>
      </w:r>
      <w:del w:id="351" w:author="Editor 2" w:date="2026-05-09T06:26:00Z">
        <w:r w:rsidRPr="00F728C0">
          <w:rPr>
            <w:rFonts w:ascii="Times New Roman" w:hAnsi="Times New Roman"/>
            <w:sz w:val="24"/>
            <w:szCs w:val="24"/>
          </w:rPr>
          <w:delText>-</w:delText>
        </w:r>
      </w:del>
      <w:ins w:id="352" w:author="Editor 2" w:date="2026-05-09T06:26:00Z">
        <w:r>
          <w:rPr>
            <w:rFonts w:ascii="Times New Roman" w:hAnsi="Times New Roman"/>
            <w:sz w:val="24"/>
            <w:szCs w:val="24"/>
          </w:rPr>
          <w:t xml:space="preserve"> </w:t>
        </w:r>
      </w:ins>
      <w:r w:rsidRPr="00F728C0">
        <w:rPr>
          <w:rFonts w:ascii="Times New Roman" w:hAnsi="Times New Roman"/>
          <w:sz w:val="24"/>
          <w:szCs w:val="24"/>
        </w:rPr>
        <w:t>values exceed 0.05 (0.933, 0.331, and 0.910). These calculations demonstrated once again that credit flows do not influence the formation of female-headed households (data from the main TWFE model)</w:t>
      </w:r>
      <w:ins w:id="353" w:author="Editor 2" w:date="2026-05-09T06:26:00Z">
        <w:r>
          <w:rPr>
            <w:rFonts w:ascii="Times New Roman" w:hAnsi="Times New Roman"/>
            <w:sz w:val="24"/>
            <w:szCs w:val="24"/>
          </w:rPr>
          <w:t>.</w:t>
        </w:r>
      </w:ins>
    </w:p>
    <w:p w14:paraId="7E44490D" w14:textId="77777777" w:rsidR="00DE2D09" w:rsidRPr="00F728C0" w:rsidRDefault="00DE2D09" w:rsidP="003F55B4">
      <w:pPr>
        <w:spacing w:line="240" w:lineRule="auto"/>
        <w:ind w:firstLine="720"/>
        <w:contextualSpacing/>
        <w:jc w:val="both"/>
        <w:rPr>
          <w:rFonts w:ascii="Times New Roman" w:hAnsi="Times New Roman"/>
          <w:sz w:val="24"/>
          <w:szCs w:val="24"/>
        </w:rPr>
      </w:pPr>
    </w:p>
    <w:p w14:paraId="1CB36F63" w14:textId="77777777" w:rsidR="005912E7"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4.3 Regional clustering</w:t>
      </w:r>
    </w:p>
    <w:p w14:paraId="2AC4DF97" w14:textId="77777777" w:rsidR="005912E7" w:rsidRPr="00F728C0" w:rsidRDefault="005912E7" w:rsidP="003F55B4">
      <w:pPr>
        <w:spacing w:line="240" w:lineRule="auto"/>
        <w:ind w:firstLine="720"/>
        <w:contextualSpacing/>
        <w:jc w:val="both"/>
        <w:rPr>
          <w:rFonts w:ascii="Times New Roman" w:hAnsi="Times New Roman"/>
          <w:sz w:val="24"/>
          <w:szCs w:val="24"/>
        </w:rPr>
      </w:pPr>
    </w:p>
    <w:p w14:paraId="5DC2674A" w14:textId="77777777" w:rsidR="005912E7" w:rsidRPr="00F728C0" w:rsidRDefault="007A481E" w:rsidP="00992697">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To identify regional heterogeneity in the characteristics of women’s entrepreneurship development, the k-means clustering method was applied. </w:t>
      </w:r>
      <w:del w:id="354" w:author="Editor 2" w:date="2026-05-09T06:26:00Z">
        <w:r w:rsidRPr="00F728C0">
          <w:rPr>
            <w:rFonts w:ascii="Times New Roman" w:hAnsi="Times New Roman"/>
            <w:sz w:val="24"/>
            <w:szCs w:val="24"/>
          </w:rPr>
          <w:delText>Based on seven indicators –</w:delText>
        </w:r>
      </w:del>
      <w:ins w:id="355" w:author="Editor 2" w:date="2026-05-09T06:26:00Z">
        <w:r w:rsidR="00A40E3E">
          <w:rPr>
            <w:rFonts w:ascii="Times New Roman" w:hAnsi="Times New Roman"/>
            <w:sz w:val="24"/>
            <w:szCs w:val="24"/>
          </w:rPr>
          <w:t>On the basis of seven indicators—the</w:t>
        </w:r>
      </w:ins>
      <w:r w:rsidRPr="00F728C0">
        <w:rPr>
          <w:rFonts w:ascii="Times New Roman" w:hAnsi="Times New Roman"/>
          <w:sz w:val="24"/>
          <w:szCs w:val="24"/>
        </w:rPr>
        <w:t xml:space="preserve"> mean values and standard deviations of the number of women-owned farms and the volume of lending, the share of land, and the development </w:t>
      </w:r>
      <w:del w:id="356" w:author="Editor 2" w:date="2026-05-09T06:26:00Z">
        <w:r w:rsidRPr="00F728C0">
          <w:rPr>
            <w:rFonts w:ascii="Times New Roman" w:hAnsi="Times New Roman"/>
            <w:sz w:val="24"/>
            <w:szCs w:val="24"/>
          </w:rPr>
          <w:delText>trend – regions</w:delText>
        </w:r>
      </w:del>
      <w:ins w:id="357" w:author="Editor 2" w:date="2026-05-09T06:26:00Z">
        <w:r w:rsidR="00A40E3E">
          <w:rPr>
            <w:rFonts w:ascii="Times New Roman" w:hAnsi="Times New Roman"/>
            <w:sz w:val="24"/>
            <w:szCs w:val="24"/>
          </w:rPr>
          <w:t>trend—regions</w:t>
        </w:r>
      </w:ins>
      <w:r w:rsidRPr="00F728C0">
        <w:rPr>
          <w:rFonts w:ascii="Times New Roman" w:hAnsi="Times New Roman"/>
          <w:sz w:val="24"/>
          <w:szCs w:val="24"/>
        </w:rPr>
        <w:t xml:space="preserve"> were grouped into two clusters (optimality determined by the </w:t>
      </w:r>
      <w:del w:id="358" w:author="Editor 2" w:date="2026-05-09T06:26:00Z">
        <w:r w:rsidRPr="00F728C0">
          <w:rPr>
            <w:rFonts w:ascii="Times New Roman" w:hAnsi="Times New Roman"/>
            <w:sz w:val="24"/>
            <w:szCs w:val="24"/>
          </w:rPr>
          <w:delText>Silhouette Score</w:delText>
        </w:r>
      </w:del>
      <w:ins w:id="359" w:author="Editor 2" w:date="2026-05-09T06:26:00Z">
        <w:r w:rsidR="00A40E3E">
          <w:rPr>
            <w:rFonts w:ascii="Times New Roman" w:hAnsi="Times New Roman"/>
            <w:sz w:val="24"/>
            <w:szCs w:val="24"/>
          </w:rPr>
          <w:t>silhouette score</w:t>
        </w:r>
      </w:ins>
      <w:r w:rsidRPr="00F728C0">
        <w:rPr>
          <w:rFonts w:ascii="Times New Roman" w:hAnsi="Times New Roman"/>
          <w:sz w:val="24"/>
          <w:szCs w:val="24"/>
        </w:rPr>
        <w:t xml:space="preserve"> criterion = 0.400)</w:t>
      </w:r>
      <w:del w:id="360" w:author="Editor 2" w:date="2026-05-09T06:26:00Z">
        <w:r w:rsidRPr="00F728C0">
          <w:rPr>
            <w:rFonts w:ascii="Times New Roman" w:hAnsi="Times New Roman"/>
            <w:sz w:val="24"/>
            <w:szCs w:val="24"/>
          </w:rPr>
          <w:delText>, table 4</w:delText>
        </w:r>
      </w:del>
      <w:ins w:id="361" w:author="Editor 2" w:date="2026-05-09T06:26:00Z">
        <w:r w:rsidR="00A40E3E">
          <w:rPr>
            <w:rFonts w:ascii="Times New Roman" w:hAnsi="Times New Roman"/>
            <w:sz w:val="24"/>
            <w:szCs w:val="24"/>
          </w:rPr>
          <w:t xml:space="preserve"> (Table 4).</w:t>
        </w:r>
      </w:ins>
    </w:p>
    <w:p w14:paraId="06016E02" w14:textId="77777777" w:rsidR="005912E7" w:rsidRPr="00F728C0" w:rsidRDefault="005912E7" w:rsidP="003F55B4">
      <w:pPr>
        <w:spacing w:line="240" w:lineRule="auto"/>
        <w:ind w:firstLine="720"/>
        <w:contextualSpacing/>
        <w:jc w:val="both"/>
        <w:rPr>
          <w:rFonts w:ascii="Times New Roman" w:hAnsi="Times New Roman"/>
          <w:sz w:val="24"/>
          <w:szCs w:val="24"/>
        </w:rPr>
      </w:pPr>
    </w:p>
    <w:p w14:paraId="7FE5FA52" w14:textId="77777777" w:rsidR="005912E7" w:rsidRPr="00F728C0" w:rsidRDefault="00992697"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Table 4. Regional cluster profiles</w:t>
      </w:r>
    </w:p>
    <w:p w14:paraId="34C11373" w14:textId="77777777" w:rsidR="006A29E8" w:rsidRPr="00F728C0" w:rsidRDefault="006A29E8" w:rsidP="003F55B4">
      <w:pPr>
        <w:spacing w:line="240" w:lineRule="auto"/>
        <w:ind w:firstLine="720"/>
        <w:contextualSpacing/>
        <w:jc w:val="both"/>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381"/>
        <w:gridCol w:w="2084"/>
        <w:gridCol w:w="1815"/>
        <w:gridCol w:w="1408"/>
        <w:gridCol w:w="1474"/>
      </w:tblGrid>
      <w:tr w:rsidR="008B2B78" w14:paraId="00849A2B" w14:textId="77777777" w:rsidTr="00D97287">
        <w:tc>
          <w:tcPr>
            <w:tcW w:w="1291" w:type="dxa"/>
            <w:vAlign w:val="center"/>
          </w:tcPr>
          <w:p w14:paraId="6E13FFC3" w14:textId="77777777" w:rsidR="006A29E8" w:rsidRPr="00F728C0" w:rsidRDefault="00A40E3E" w:rsidP="00B02B5A">
            <w:pPr>
              <w:rPr>
                <w:rFonts w:ascii="Times New Roman" w:hAnsi="Times New Roman"/>
                <w:sz w:val="24"/>
                <w:szCs w:val="24"/>
              </w:rPr>
            </w:pPr>
            <w:r w:rsidRPr="00F728C0">
              <w:rPr>
                <w:rFonts w:ascii="Times New Roman" w:hAnsi="Times New Roman"/>
                <w:sz w:val="24"/>
                <w:szCs w:val="24"/>
              </w:rPr>
              <w:t>Cluster</w:t>
            </w:r>
          </w:p>
        </w:tc>
        <w:tc>
          <w:tcPr>
            <w:tcW w:w="1381" w:type="dxa"/>
            <w:vAlign w:val="center"/>
          </w:tcPr>
          <w:p w14:paraId="1047C5A4" w14:textId="77777777" w:rsidR="006A29E8" w:rsidRPr="00F728C0" w:rsidRDefault="00A40E3E" w:rsidP="00B02B5A">
            <w:pPr>
              <w:rPr>
                <w:rFonts w:ascii="Times New Roman" w:hAnsi="Times New Roman"/>
                <w:sz w:val="24"/>
                <w:szCs w:val="24"/>
              </w:rPr>
            </w:pPr>
            <w:r w:rsidRPr="00F728C0">
              <w:rPr>
                <w:rFonts w:ascii="Times New Roman" w:hAnsi="Times New Roman"/>
                <w:sz w:val="24"/>
                <w:szCs w:val="24"/>
              </w:rPr>
              <w:t>N regions</w:t>
            </w:r>
          </w:p>
        </w:tc>
        <w:tc>
          <w:tcPr>
            <w:tcW w:w="2084" w:type="dxa"/>
            <w:vAlign w:val="center"/>
          </w:tcPr>
          <w:p w14:paraId="2C75EA56" w14:textId="77777777" w:rsidR="006A29E8" w:rsidRPr="00F728C0" w:rsidRDefault="00A40E3E" w:rsidP="00B02B5A">
            <w:pPr>
              <w:rPr>
                <w:rFonts w:ascii="Times New Roman" w:hAnsi="Times New Roman"/>
                <w:sz w:val="24"/>
                <w:szCs w:val="24"/>
              </w:rPr>
            </w:pPr>
            <w:r w:rsidRPr="00F728C0">
              <w:rPr>
                <w:rFonts w:ascii="Times New Roman" w:hAnsi="Times New Roman"/>
                <w:sz w:val="24"/>
                <w:szCs w:val="24"/>
              </w:rPr>
              <w:t>log_women_farms (mean value)</w:t>
            </w:r>
          </w:p>
        </w:tc>
        <w:tc>
          <w:tcPr>
            <w:tcW w:w="1815" w:type="dxa"/>
            <w:vAlign w:val="center"/>
          </w:tcPr>
          <w:p w14:paraId="42ABC334" w14:textId="77777777" w:rsidR="006A29E8" w:rsidRPr="00F728C0" w:rsidRDefault="00A40E3E" w:rsidP="00B02B5A">
            <w:pPr>
              <w:rPr>
                <w:rFonts w:ascii="Times New Roman" w:hAnsi="Times New Roman"/>
                <w:sz w:val="24"/>
                <w:szCs w:val="24"/>
              </w:rPr>
            </w:pPr>
            <w:r w:rsidRPr="00F728C0">
              <w:rPr>
                <w:rFonts w:ascii="Times New Roman" w:hAnsi="Times New Roman"/>
                <w:sz w:val="24"/>
                <w:szCs w:val="24"/>
              </w:rPr>
              <w:t>log_credit_total (mean value)</w:t>
            </w:r>
          </w:p>
        </w:tc>
        <w:tc>
          <w:tcPr>
            <w:tcW w:w="1408" w:type="dxa"/>
            <w:vAlign w:val="center"/>
          </w:tcPr>
          <w:p w14:paraId="526C7330" w14:textId="77777777" w:rsidR="006A29E8" w:rsidRPr="00F728C0" w:rsidRDefault="00A40E3E" w:rsidP="00B02B5A">
            <w:pPr>
              <w:rPr>
                <w:rFonts w:ascii="Times New Roman" w:hAnsi="Times New Roman"/>
                <w:sz w:val="24"/>
                <w:szCs w:val="24"/>
              </w:rPr>
            </w:pPr>
            <w:r w:rsidRPr="00F728C0">
              <w:rPr>
                <w:rFonts w:ascii="Times New Roman" w:hAnsi="Times New Roman"/>
                <w:sz w:val="24"/>
                <w:szCs w:val="24"/>
              </w:rPr>
              <w:t>Share of land (average value, %)</w:t>
            </w:r>
          </w:p>
        </w:tc>
        <w:tc>
          <w:tcPr>
            <w:tcW w:w="1474" w:type="dxa"/>
            <w:vAlign w:val="center"/>
          </w:tcPr>
          <w:p w14:paraId="258BD55A" w14:textId="77777777" w:rsidR="006A29E8" w:rsidRPr="00F728C0" w:rsidRDefault="00A40E3E" w:rsidP="00B02B5A">
            <w:pPr>
              <w:rPr>
                <w:rFonts w:ascii="Times New Roman" w:hAnsi="Times New Roman"/>
                <w:sz w:val="24"/>
                <w:szCs w:val="24"/>
              </w:rPr>
            </w:pPr>
            <w:r w:rsidRPr="00F728C0">
              <w:rPr>
                <w:rFonts w:ascii="Times New Roman" w:hAnsi="Times New Roman"/>
                <w:sz w:val="24"/>
                <w:szCs w:val="24"/>
              </w:rPr>
              <w:t>Growth trend (annual)</w:t>
            </w:r>
          </w:p>
        </w:tc>
      </w:tr>
      <w:tr w:rsidR="008B2B78" w14:paraId="25A46F30" w14:textId="77777777" w:rsidTr="00D97287">
        <w:tc>
          <w:tcPr>
            <w:tcW w:w="1291" w:type="dxa"/>
            <w:vAlign w:val="center"/>
          </w:tcPr>
          <w:p w14:paraId="7A1B0722" w14:textId="77777777" w:rsidR="006A29E8" w:rsidRPr="00F728C0" w:rsidRDefault="00A40E3E" w:rsidP="00B02B5A">
            <w:pPr>
              <w:rPr>
                <w:rFonts w:ascii="Times New Roman" w:hAnsi="Times New Roman"/>
                <w:sz w:val="24"/>
                <w:szCs w:val="24"/>
              </w:rPr>
            </w:pPr>
            <w:r w:rsidRPr="00F728C0">
              <w:rPr>
                <w:rFonts w:ascii="Times New Roman" w:hAnsi="Times New Roman"/>
                <w:sz w:val="24"/>
                <w:szCs w:val="24"/>
              </w:rPr>
              <w:t>Cluster 0</w:t>
            </w:r>
          </w:p>
        </w:tc>
        <w:tc>
          <w:tcPr>
            <w:tcW w:w="1381" w:type="dxa"/>
            <w:vAlign w:val="center"/>
          </w:tcPr>
          <w:p w14:paraId="79EDA74C" w14:textId="77777777" w:rsidR="006A29E8" w:rsidRPr="00F728C0" w:rsidRDefault="00A40E3E" w:rsidP="00B02B5A">
            <w:pPr>
              <w:rPr>
                <w:rFonts w:ascii="Times New Roman" w:hAnsi="Times New Roman"/>
                <w:sz w:val="24"/>
                <w:szCs w:val="24"/>
              </w:rPr>
            </w:pPr>
            <w:r w:rsidRPr="00F728C0">
              <w:rPr>
                <w:rFonts w:ascii="Times New Roman" w:hAnsi="Times New Roman"/>
                <w:sz w:val="24"/>
                <w:szCs w:val="24"/>
              </w:rPr>
              <w:t>15</w:t>
            </w:r>
          </w:p>
        </w:tc>
        <w:tc>
          <w:tcPr>
            <w:tcW w:w="2084" w:type="dxa"/>
            <w:vAlign w:val="center"/>
          </w:tcPr>
          <w:p w14:paraId="2D381568" w14:textId="77777777" w:rsidR="006A29E8" w:rsidRPr="00F728C0" w:rsidRDefault="00A40E3E" w:rsidP="00B02B5A">
            <w:pPr>
              <w:rPr>
                <w:rFonts w:ascii="Times New Roman" w:hAnsi="Times New Roman"/>
                <w:sz w:val="24"/>
                <w:szCs w:val="24"/>
              </w:rPr>
            </w:pPr>
            <w:r w:rsidRPr="00F728C0">
              <w:rPr>
                <w:rFonts w:ascii="Times New Roman" w:hAnsi="Times New Roman"/>
                <w:sz w:val="24"/>
                <w:szCs w:val="24"/>
              </w:rPr>
              <w:t>7.71</w:t>
            </w:r>
          </w:p>
        </w:tc>
        <w:tc>
          <w:tcPr>
            <w:tcW w:w="1815" w:type="dxa"/>
            <w:vAlign w:val="center"/>
          </w:tcPr>
          <w:p w14:paraId="5B9A07ED" w14:textId="77777777" w:rsidR="006A29E8" w:rsidRPr="00F728C0" w:rsidRDefault="00A40E3E" w:rsidP="00B02B5A">
            <w:pPr>
              <w:rPr>
                <w:rFonts w:ascii="Times New Roman" w:hAnsi="Times New Roman"/>
                <w:sz w:val="24"/>
                <w:szCs w:val="24"/>
              </w:rPr>
            </w:pPr>
            <w:r w:rsidRPr="00F728C0">
              <w:rPr>
                <w:rFonts w:ascii="Times New Roman" w:hAnsi="Times New Roman"/>
                <w:sz w:val="24"/>
                <w:szCs w:val="24"/>
              </w:rPr>
              <w:t>8.02</w:t>
            </w:r>
          </w:p>
        </w:tc>
        <w:tc>
          <w:tcPr>
            <w:tcW w:w="1408" w:type="dxa"/>
            <w:vAlign w:val="center"/>
          </w:tcPr>
          <w:p w14:paraId="3F2F0470" w14:textId="77777777" w:rsidR="006A29E8" w:rsidRPr="00F728C0" w:rsidRDefault="00A40E3E" w:rsidP="00B02B5A">
            <w:pPr>
              <w:rPr>
                <w:rFonts w:ascii="Times New Roman" w:hAnsi="Times New Roman"/>
                <w:sz w:val="24"/>
                <w:szCs w:val="24"/>
              </w:rPr>
            </w:pPr>
            <w:r w:rsidRPr="00F728C0">
              <w:rPr>
                <w:rFonts w:ascii="Times New Roman" w:hAnsi="Times New Roman"/>
                <w:sz w:val="24"/>
                <w:szCs w:val="24"/>
              </w:rPr>
              <w:t>2.30</w:t>
            </w:r>
          </w:p>
        </w:tc>
        <w:tc>
          <w:tcPr>
            <w:tcW w:w="1474" w:type="dxa"/>
            <w:vAlign w:val="center"/>
          </w:tcPr>
          <w:p w14:paraId="09CA0166" w14:textId="77777777" w:rsidR="006A29E8" w:rsidRPr="00F728C0" w:rsidRDefault="00A40E3E" w:rsidP="00B02B5A">
            <w:pPr>
              <w:rPr>
                <w:rFonts w:ascii="Times New Roman" w:hAnsi="Times New Roman"/>
                <w:sz w:val="24"/>
                <w:szCs w:val="24"/>
              </w:rPr>
            </w:pPr>
            <w:r w:rsidRPr="00F728C0">
              <w:rPr>
                <w:rFonts w:ascii="Times New Roman" w:hAnsi="Times New Roman"/>
                <w:sz w:val="24"/>
                <w:szCs w:val="24"/>
              </w:rPr>
              <w:t>0.091</w:t>
            </w:r>
          </w:p>
        </w:tc>
      </w:tr>
      <w:tr w:rsidR="008B2B78" w14:paraId="70BEB456" w14:textId="77777777" w:rsidTr="00D97287">
        <w:tc>
          <w:tcPr>
            <w:tcW w:w="1291" w:type="dxa"/>
            <w:vAlign w:val="center"/>
          </w:tcPr>
          <w:p w14:paraId="304A42B4" w14:textId="77777777" w:rsidR="006A29E8" w:rsidRPr="00F728C0" w:rsidRDefault="00A40E3E" w:rsidP="00B02B5A">
            <w:pPr>
              <w:rPr>
                <w:rFonts w:ascii="Times New Roman" w:hAnsi="Times New Roman"/>
                <w:sz w:val="24"/>
                <w:szCs w:val="24"/>
              </w:rPr>
            </w:pPr>
            <w:r w:rsidRPr="00F728C0">
              <w:rPr>
                <w:rFonts w:ascii="Times New Roman" w:hAnsi="Times New Roman"/>
                <w:sz w:val="24"/>
                <w:szCs w:val="24"/>
              </w:rPr>
              <w:t>Cluster 1</w:t>
            </w:r>
          </w:p>
        </w:tc>
        <w:tc>
          <w:tcPr>
            <w:tcW w:w="1381" w:type="dxa"/>
            <w:vAlign w:val="center"/>
          </w:tcPr>
          <w:p w14:paraId="2BEDCB0F" w14:textId="77777777" w:rsidR="006A29E8" w:rsidRPr="00F728C0" w:rsidRDefault="00A40E3E" w:rsidP="00B02B5A">
            <w:pPr>
              <w:rPr>
                <w:rFonts w:ascii="Times New Roman" w:hAnsi="Times New Roman"/>
                <w:sz w:val="24"/>
                <w:szCs w:val="24"/>
              </w:rPr>
            </w:pPr>
            <w:r w:rsidRPr="00F728C0">
              <w:rPr>
                <w:rFonts w:ascii="Times New Roman" w:hAnsi="Times New Roman"/>
                <w:sz w:val="24"/>
                <w:szCs w:val="24"/>
              </w:rPr>
              <w:t>5</w:t>
            </w:r>
          </w:p>
        </w:tc>
        <w:tc>
          <w:tcPr>
            <w:tcW w:w="2084" w:type="dxa"/>
            <w:vAlign w:val="center"/>
          </w:tcPr>
          <w:p w14:paraId="5C93C5DB" w14:textId="77777777" w:rsidR="006A29E8" w:rsidRPr="00F728C0" w:rsidRDefault="00A40E3E" w:rsidP="00B02B5A">
            <w:pPr>
              <w:rPr>
                <w:rFonts w:ascii="Times New Roman" w:hAnsi="Times New Roman"/>
                <w:sz w:val="24"/>
                <w:szCs w:val="24"/>
              </w:rPr>
            </w:pPr>
            <w:r w:rsidRPr="00F728C0">
              <w:rPr>
                <w:rFonts w:ascii="Times New Roman" w:hAnsi="Times New Roman"/>
                <w:sz w:val="24"/>
                <w:szCs w:val="24"/>
              </w:rPr>
              <w:t>6.35</w:t>
            </w:r>
          </w:p>
        </w:tc>
        <w:tc>
          <w:tcPr>
            <w:tcW w:w="1815" w:type="dxa"/>
            <w:vAlign w:val="center"/>
          </w:tcPr>
          <w:p w14:paraId="2C1A405F" w14:textId="77777777" w:rsidR="006A29E8" w:rsidRPr="00F728C0" w:rsidRDefault="00A40E3E" w:rsidP="00B02B5A">
            <w:pPr>
              <w:rPr>
                <w:rFonts w:ascii="Times New Roman" w:hAnsi="Times New Roman"/>
                <w:sz w:val="24"/>
                <w:szCs w:val="24"/>
              </w:rPr>
            </w:pPr>
            <w:r w:rsidRPr="00F728C0">
              <w:rPr>
                <w:rFonts w:ascii="Times New Roman" w:hAnsi="Times New Roman"/>
                <w:sz w:val="24"/>
                <w:szCs w:val="24"/>
              </w:rPr>
              <w:t>6.75</w:t>
            </w:r>
          </w:p>
        </w:tc>
        <w:tc>
          <w:tcPr>
            <w:tcW w:w="1408" w:type="dxa"/>
            <w:vAlign w:val="center"/>
          </w:tcPr>
          <w:p w14:paraId="06243FE0" w14:textId="77777777" w:rsidR="006A29E8" w:rsidRPr="00F728C0" w:rsidRDefault="00A40E3E" w:rsidP="00B02B5A">
            <w:pPr>
              <w:rPr>
                <w:rFonts w:ascii="Times New Roman" w:hAnsi="Times New Roman"/>
                <w:sz w:val="24"/>
                <w:szCs w:val="24"/>
              </w:rPr>
            </w:pPr>
            <w:r w:rsidRPr="00F728C0">
              <w:rPr>
                <w:rFonts w:ascii="Times New Roman" w:hAnsi="Times New Roman"/>
                <w:sz w:val="24"/>
                <w:szCs w:val="24"/>
              </w:rPr>
              <w:t>0.18</w:t>
            </w:r>
          </w:p>
        </w:tc>
        <w:tc>
          <w:tcPr>
            <w:tcW w:w="1474" w:type="dxa"/>
            <w:vAlign w:val="center"/>
          </w:tcPr>
          <w:p w14:paraId="37B3332A" w14:textId="77777777" w:rsidR="006A29E8" w:rsidRPr="00F728C0" w:rsidRDefault="00A40E3E" w:rsidP="00B02B5A">
            <w:pPr>
              <w:rPr>
                <w:rFonts w:ascii="Times New Roman" w:hAnsi="Times New Roman"/>
                <w:sz w:val="24"/>
                <w:szCs w:val="24"/>
              </w:rPr>
            </w:pPr>
            <w:r w:rsidRPr="00F728C0">
              <w:rPr>
                <w:rFonts w:ascii="Times New Roman" w:hAnsi="Times New Roman"/>
                <w:sz w:val="24"/>
                <w:szCs w:val="24"/>
              </w:rPr>
              <w:t>0.296</w:t>
            </w:r>
          </w:p>
        </w:tc>
      </w:tr>
    </w:tbl>
    <w:p w14:paraId="5F193E87" w14:textId="77777777" w:rsidR="005912E7" w:rsidRPr="00F728C0" w:rsidRDefault="005912E7" w:rsidP="003F55B4">
      <w:pPr>
        <w:spacing w:line="240" w:lineRule="auto"/>
        <w:ind w:firstLine="720"/>
        <w:contextualSpacing/>
        <w:jc w:val="both"/>
        <w:rPr>
          <w:rFonts w:ascii="Times New Roman" w:hAnsi="Times New Roman"/>
          <w:sz w:val="24"/>
          <w:szCs w:val="24"/>
        </w:rPr>
      </w:pPr>
    </w:p>
    <w:p w14:paraId="6680A179" w14:textId="77777777" w:rsidR="005912E7" w:rsidRPr="00F728C0" w:rsidRDefault="00A40E3E" w:rsidP="006F471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Note: Average characteristics of regional clusters. Growth trend – the slope of the log_women_farms linear trend over time, characterizing the growth rate of women’s entrepreneurship.</w:t>
      </w:r>
      <w:ins w:id="362" w:author="Editor 2" w:date="2026-05-09T06:26:00Z">
        <w:r>
          <w:rPr>
            <w:rFonts w:ascii="Times New Roman" w:hAnsi="Times New Roman"/>
            <w:sz w:val="24"/>
            <w:szCs w:val="24"/>
          </w:rPr>
          <w:t xml:space="preserve"> </w:t>
        </w:r>
      </w:ins>
      <w:r w:rsidRPr="00F728C0">
        <w:rPr>
          <w:rFonts w:ascii="Times New Roman" w:hAnsi="Times New Roman"/>
          <w:sz w:val="24"/>
          <w:szCs w:val="24"/>
        </w:rPr>
        <w:t>*</w:t>
      </w:r>
    </w:p>
    <w:p w14:paraId="6FBF9664" w14:textId="77777777" w:rsidR="007A481E" w:rsidRPr="00F728C0" w:rsidRDefault="007A481E" w:rsidP="006F471A">
      <w:pPr>
        <w:spacing w:line="240" w:lineRule="auto"/>
        <w:contextualSpacing/>
        <w:jc w:val="both"/>
        <w:rPr>
          <w:rFonts w:ascii="Times New Roman" w:hAnsi="Times New Roman"/>
          <w:sz w:val="24"/>
          <w:szCs w:val="24"/>
        </w:rPr>
      </w:pPr>
    </w:p>
    <w:p w14:paraId="23F968B3" w14:textId="77777777" w:rsidR="007A481E" w:rsidRPr="00F728C0" w:rsidRDefault="00A40E3E" w:rsidP="007A481E">
      <w:pPr>
        <w:spacing w:line="240" w:lineRule="auto"/>
        <w:ind w:firstLine="720"/>
        <w:contextualSpacing/>
        <w:jc w:val="both"/>
        <w:rPr>
          <w:rFonts w:ascii="Times New Roman" w:hAnsi="Times New Roman"/>
          <w:sz w:val="24"/>
          <w:szCs w:val="24"/>
        </w:rPr>
      </w:pPr>
      <w:del w:id="363" w:author="Editor 2" w:date="2026-05-09T06:26:00Z">
        <w:r w:rsidRPr="00F728C0">
          <w:rPr>
            <w:rFonts w:ascii="Times New Roman" w:hAnsi="Times New Roman"/>
            <w:sz w:val="24"/>
            <w:szCs w:val="24"/>
          </w:rPr>
          <w:delText>Cluster</w:delText>
        </w:r>
      </w:del>
      <w:ins w:id="364" w:author="Editor 2" w:date="2026-05-09T06:26:00Z">
        <w:r>
          <w:rPr>
            <w:rFonts w:ascii="Times New Roman" w:hAnsi="Times New Roman"/>
            <w:sz w:val="24"/>
            <w:szCs w:val="24"/>
          </w:rPr>
          <w:t>The cluster</w:t>
        </w:r>
      </w:ins>
      <w:r w:rsidRPr="00F728C0">
        <w:rPr>
          <w:rFonts w:ascii="Times New Roman" w:hAnsi="Times New Roman"/>
          <w:sz w:val="24"/>
          <w:szCs w:val="24"/>
        </w:rPr>
        <w:t xml:space="preserve"> analysis divided the regions into two groups.</w:t>
      </w:r>
    </w:p>
    <w:p w14:paraId="323263EF" w14:textId="77777777" w:rsidR="007A481E" w:rsidRPr="00F728C0" w:rsidRDefault="00A40E3E" w:rsidP="00F271A2">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Cluster 0 (15 regions) </w:t>
      </w:r>
      <w:del w:id="365" w:author="Editor 2" w:date="2026-05-09T06:26:00Z">
        <w:r w:rsidRPr="00F728C0">
          <w:rPr>
            <w:rFonts w:ascii="Times New Roman" w:hAnsi="Times New Roman"/>
            <w:sz w:val="24"/>
            <w:szCs w:val="24"/>
          </w:rPr>
          <w:delText>–</w:delText>
        </w:r>
      </w:del>
      <w:ins w:id="366" w:author="Editor 2" w:date="2026-05-09T06:26:00Z">
        <w:r>
          <w:rPr>
            <w:rFonts w:ascii="Times New Roman" w:hAnsi="Times New Roman"/>
            <w:sz w:val="24"/>
            <w:szCs w:val="24"/>
          </w:rPr>
          <w:t>includes</w:t>
        </w:r>
      </w:ins>
      <w:r w:rsidRPr="00F728C0">
        <w:rPr>
          <w:rFonts w:ascii="Times New Roman" w:hAnsi="Times New Roman"/>
          <w:sz w:val="24"/>
          <w:szCs w:val="24"/>
        </w:rPr>
        <w:t xml:space="preserve"> rural areas with a high level of women’s farming (log_women_farms = 7.71, corresponding to approximately 2,230 farms on average per region), high total credit volume (log_credit_total = 8.02, or </w:t>
      </w:r>
      <w:del w:id="367" w:author="Editor 2" w:date="2026-05-09T06:26:00Z">
        <w:r w:rsidRPr="00F728C0">
          <w:rPr>
            <w:rFonts w:ascii="Times New Roman" w:hAnsi="Times New Roman"/>
            <w:sz w:val="24"/>
            <w:szCs w:val="24"/>
          </w:rPr>
          <w:delText>about</w:delText>
        </w:r>
      </w:del>
      <w:ins w:id="368" w:author="Editor 2" w:date="2026-05-09T06:26:00Z">
        <w:r>
          <w:rPr>
            <w:rFonts w:ascii="Times New Roman" w:hAnsi="Times New Roman"/>
            <w:sz w:val="24"/>
            <w:szCs w:val="24"/>
          </w:rPr>
          <w:t>approximately</w:t>
        </w:r>
      </w:ins>
      <w:r w:rsidRPr="00F728C0">
        <w:rPr>
          <w:rFonts w:ascii="Times New Roman" w:hAnsi="Times New Roman"/>
          <w:sz w:val="24"/>
          <w:szCs w:val="24"/>
        </w:rPr>
        <w:t xml:space="preserve"> 3,050 million </w:t>
      </w:r>
      <w:del w:id="369" w:author="Editor 2" w:date="2026-05-09T06:26:00Z">
        <w:r w:rsidRPr="00F728C0">
          <w:rPr>
            <w:rFonts w:ascii="Times New Roman" w:hAnsi="Times New Roman"/>
            <w:sz w:val="24"/>
            <w:szCs w:val="24"/>
          </w:rPr>
          <w:delText>tenge</w:delText>
        </w:r>
      </w:del>
      <w:ins w:id="370" w:author="Editor 2" w:date="2026-05-09T06:26:00Z">
        <w:r>
          <w:rPr>
            <w:rFonts w:ascii="Times New Roman" w:hAnsi="Times New Roman"/>
            <w:sz w:val="24"/>
            <w:szCs w:val="24"/>
          </w:rPr>
          <w:t>tenure</w:t>
        </w:r>
      </w:ins>
      <w:r w:rsidRPr="00F728C0">
        <w:rPr>
          <w:rFonts w:ascii="Times New Roman" w:hAnsi="Times New Roman"/>
          <w:sz w:val="24"/>
          <w:szCs w:val="24"/>
        </w:rPr>
        <w:t xml:space="preserve">), and a relatively high share of land owned by women (2.30%). However, the growth rate here is moderate: 0.091 logarithms per year, which translates to </w:t>
      </w:r>
      <w:del w:id="371" w:author="Editor 2" w:date="2026-05-09T06:26:00Z">
        <w:r w:rsidRPr="00F728C0">
          <w:rPr>
            <w:rFonts w:ascii="Times New Roman" w:hAnsi="Times New Roman"/>
            <w:sz w:val="24"/>
            <w:szCs w:val="24"/>
          </w:rPr>
          <w:delText>about</w:delText>
        </w:r>
      </w:del>
      <w:ins w:id="372" w:author="Editor 2" w:date="2026-05-09T06:26:00Z">
        <w:r>
          <w:rPr>
            <w:rFonts w:ascii="Times New Roman" w:hAnsi="Times New Roman"/>
            <w:sz w:val="24"/>
            <w:szCs w:val="24"/>
          </w:rPr>
          <w:t>approximately</w:t>
        </w:r>
      </w:ins>
      <w:r w:rsidRPr="00F728C0">
        <w:rPr>
          <w:rFonts w:ascii="Times New Roman" w:hAnsi="Times New Roman"/>
          <w:sz w:val="24"/>
          <w:szCs w:val="24"/>
        </w:rPr>
        <w:t xml:space="preserve"> 9.5% annual growth.</w:t>
      </w:r>
    </w:p>
    <w:p w14:paraId="5230978C" w14:textId="77777777" w:rsidR="007A481E" w:rsidRPr="00F728C0" w:rsidRDefault="00A40E3E" w:rsidP="007A481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Cluster 1 (5 regions) – regions with a low starting point. Here, there are four times fewer women-owned farms (log_women_farms = 6.35, </w:t>
      </w:r>
      <w:del w:id="373" w:author="Editor 2" w:date="2026-05-09T06:26:00Z">
        <w:r w:rsidRPr="00F728C0">
          <w:rPr>
            <w:rFonts w:ascii="Times New Roman" w:hAnsi="Times New Roman"/>
            <w:sz w:val="24"/>
            <w:szCs w:val="24"/>
          </w:rPr>
          <w:delText>about</w:delText>
        </w:r>
      </w:del>
      <w:ins w:id="374" w:author="Editor 2" w:date="2026-05-09T06:26:00Z">
        <w:r>
          <w:rPr>
            <w:rFonts w:ascii="Times New Roman" w:hAnsi="Times New Roman"/>
            <w:sz w:val="24"/>
            <w:szCs w:val="24"/>
          </w:rPr>
          <w:t>approximately</w:t>
        </w:r>
      </w:ins>
      <w:r w:rsidRPr="00F728C0">
        <w:rPr>
          <w:rFonts w:ascii="Times New Roman" w:hAnsi="Times New Roman"/>
          <w:sz w:val="24"/>
          <w:szCs w:val="24"/>
        </w:rPr>
        <w:t xml:space="preserve"> 570 farms), 3.6 times fewer loans (log_credit_total = 6.75, </w:t>
      </w:r>
      <w:del w:id="375" w:author="Editor 2" w:date="2026-05-09T06:26:00Z">
        <w:r w:rsidRPr="00F728C0">
          <w:rPr>
            <w:rFonts w:ascii="Times New Roman" w:hAnsi="Times New Roman"/>
            <w:sz w:val="24"/>
            <w:szCs w:val="24"/>
          </w:rPr>
          <w:delText>about</w:delText>
        </w:r>
      </w:del>
      <w:ins w:id="376" w:author="Editor 2" w:date="2026-05-09T06:26:00Z">
        <w:r>
          <w:rPr>
            <w:rFonts w:ascii="Times New Roman" w:hAnsi="Times New Roman"/>
            <w:sz w:val="24"/>
            <w:szCs w:val="24"/>
          </w:rPr>
          <w:t>approximately</w:t>
        </w:r>
      </w:ins>
      <w:r w:rsidRPr="00F728C0">
        <w:rPr>
          <w:rFonts w:ascii="Times New Roman" w:hAnsi="Times New Roman"/>
          <w:sz w:val="24"/>
          <w:szCs w:val="24"/>
        </w:rPr>
        <w:t xml:space="preserve"> 850 million </w:t>
      </w:r>
      <w:del w:id="377" w:author="Editor 2" w:date="2026-05-09T06:26:00Z">
        <w:r w:rsidRPr="00F728C0">
          <w:rPr>
            <w:rFonts w:ascii="Times New Roman" w:hAnsi="Times New Roman"/>
            <w:sz w:val="24"/>
            <w:szCs w:val="24"/>
          </w:rPr>
          <w:delText>tenge</w:delText>
        </w:r>
      </w:del>
      <w:ins w:id="378" w:author="Editor 2" w:date="2026-05-09T06:26:00Z">
        <w:r>
          <w:rPr>
            <w:rFonts w:ascii="Times New Roman" w:hAnsi="Times New Roman"/>
            <w:sz w:val="24"/>
            <w:szCs w:val="24"/>
          </w:rPr>
          <w:t>tenges</w:t>
        </w:r>
      </w:ins>
      <w:r w:rsidRPr="00F728C0">
        <w:rPr>
          <w:rFonts w:ascii="Times New Roman" w:hAnsi="Times New Roman"/>
          <w:sz w:val="24"/>
          <w:szCs w:val="24"/>
        </w:rPr>
        <w:t xml:space="preserve">), and the share of land owned by women is practically zero (0.18%). However, the growth rate is three times higher: 0.296 logarithms per year, or </w:t>
      </w:r>
      <w:del w:id="379" w:author="Editor 2" w:date="2026-05-09T06:26:00Z">
        <w:r w:rsidRPr="00F728C0">
          <w:rPr>
            <w:rFonts w:ascii="Times New Roman" w:hAnsi="Times New Roman"/>
            <w:sz w:val="24"/>
            <w:szCs w:val="24"/>
          </w:rPr>
          <w:delText>about</w:delText>
        </w:r>
      </w:del>
      <w:ins w:id="380" w:author="Editor 2" w:date="2026-05-09T06:26:00Z">
        <w:r>
          <w:rPr>
            <w:rFonts w:ascii="Times New Roman" w:hAnsi="Times New Roman"/>
            <w:sz w:val="24"/>
            <w:szCs w:val="24"/>
          </w:rPr>
          <w:t>approximately</w:t>
        </w:r>
      </w:ins>
      <w:r w:rsidRPr="00F728C0">
        <w:rPr>
          <w:rFonts w:ascii="Times New Roman" w:hAnsi="Times New Roman"/>
          <w:sz w:val="24"/>
          <w:szCs w:val="24"/>
        </w:rPr>
        <w:t xml:space="preserve"> 34.5% growth per year.</w:t>
      </w:r>
    </w:p>
    <w:p w14:paraId="2D32B9E4" w14:textId="77777777" w:rsidR="007A481E" w:rsidRPr="00F728C0" w:rsidRDefault="00A40E3E" w:rsidP="007A481E">
      <w:pPr>
        <w:spacing w:line="240" w:lineRule="auto"/>
        <w:ind w:firstLine="720"/>
        <w:contextualSpacing/>
        <w:jc w:val="both"/>
        <w:rPr>
          <w:rFonts w:ascii="Times New Roman" w:hAnsi="Times New Roman"/>
          <w:i/>
          <w:sz w:val="24"/>
          <w:szCs w:val="24"/>
        </w:rPr>
      </w:pPr>
      <w:r w:rsidRPr="00F728C0">
        <w:rPr>
          <w:rFonts w:ascii="Times New Roman" w:hAnsi="Times New Roman"/>
          <w:i/>
          <w:sz w:val="24"/>
          <w:szCs w:val="24"/>
        </w:rPr>
        <w:t xml:space="preserve">*Note: Since the dependent variable is taken </w:t>
      </w:r>
      <w:del w:id="381" w:author="Editor 2" w:date="2026-05-09T06:26:00Z">
        <w:r w:rsidRPr="00F728C0">
          <w:rPr>
            <w:rFonts w:ascii="Times New Roman" w:hAnsi="Times New Roman"/>
            <w:i/>
            <w:sz w:val="24"/>
            <w:szCs w:val="24"/>
          </w:rPr>
          <w:delText>in</w:delText>
        </w:r>
      </w:del>
      <w:ins w:id="382" w:author="Editor 2" w:date="2026-05-09T06:26:00Z">
        <w:r>
          <w:rPr>
            <w:rFonts w:ascii="Times New Roman" w:hAnsi="Times New Roman"/>
            <w:i/>
            <w:sz w:val="24"/>
            <w:szCs w:val="24"/>
          </w:rPr>
          <w:t>as</w:t>
        </w:r>
      </w:ins>
      <w:r w:rsidRPr="00F728C0">
        <w:rPr>
          <w:rFonts w:ascii="Times New Roman" w:hAnsi="Times New Roman"/>
          <w:i/>
          <w:sz w:val="24"/>
          <w:szCs w:val="24"/>
        </w:rPr>
        <w:t xml:space="preserve"> </w:t>
      </w:r>
      <w:ins w:id="383" w:author="Editor 2" w:date="2026-05-09T06:26:00Z">
        <w:r>
          <w:rPr>
            <w:rFonts w:ascii="Times New Roman" w:hAnsi="Times New Roman"/>
            <w:i/>
            <w:sz w:val="24"/>
            <w:szCs w:val="24"/>
          </w:rPr>
          <w:t xml:space="preserve">a </w:t>
        </w:r>
      </w:ins>
      <w:r w:rsidRPr="00F728C0">
        <w:rPr>
          <w:rFonts w:ascii="Times New Roman" w:hAnsi="Times New Roman"/>
          <w:i/>
          <w:sz w:val="24"/>
          <w:szCs w:val="24"/>
        </w:rPr>
        <w:t xml:space="preserve">natural logarithm, the linear trend coefficient β corresponds to the approximate growth rate in percentage terms. For Cluster 0, β = 0.091 yields </w:t>
      </w:r>
      <w:del w:id="384" w:author="Editor 2" w:date="2026-05-09T06:26:00Z">
        <w:r w:rsidRPr="00F728C0">
          <w:rPr>
            <w:rFonts w:ascii="Times New Roman" w:hAnsi="Times New Roman"/>
            <w:i/>
            <w:sz w:val="24"/>
            <w:szCs w:val="24"/>
          </w:rPr>
          <w:delText>about</w:delText>
        </w:r>
      </w:del>
      <w:ins w:id="385" w:author="Editor 2" w:date="2026-05-09T06:26:00Z">
        <w:r>
          <w:rPr>
            <w:rFonts w:ascii="Times New Roman" w:hAnsi="Times New Roman"/>
            <w:i/>
            <w:sz w:val="24"/>
            <w:szCs w:val="24"/>
          </w:rPr>
          <w:t>approximately</w:t>
        </w:r>
      </w:ins>
      <w:r w:rsidRPr="00F728C0">
        <w:rPr>
          <w:rFonts w:ascii="Times New Roman" w:hAnsi="Times New Roman"/>
          <w:i/>
          <w:sz w:val="24"/>
          <w:szCs w:val="24"/>
        </w:rPr>
        <w:t xml:space="preserve"> 9.5% growth per year; for Cluster 1, β = 0.296 yields </w:t>
      </w:r>
      <w:del w:id="386" w:author="Editor 2" w:date="2026-05-09T06:26:00Z">
        <w:r w:rsidRPr="00F728C0">
          <w:rPr>
            <w:rFonts w:ascii="Times New Roman" w:hAnsi="Times New Roman"/>
            <w:i/>
            <w:sz w:val="24"/>
            <w:szCs w:val="24"/>
          </w:rPr>
          <w:delText>about</w:delText>
        </w:r>
      </w:del>
      <w:ins w:id="387" w:author="Editor 2" w:date="2026-05-09T06:26:00Z">
        <w:r>
          <w:rPr>
            <w:rFonts w:ascii="Times New Roman" w:hAnsi="Times New Roman"/>
            <w:i/>
            <w:sz w:val="24"/>
            <w:szCs w:val="24"/>
          </w:rPr>
          <w:t>approximately</w:t>
        </w:r>
      </w:ins>
      <w:r w:rsidRPr="00F728C0">
        <w:rPr>
          <w:rFonts w:ascii="Times New Roman" w:hAnsi="Times New Roman"/>
          <w:i/>
          <w:sz w:val="24"/>
          <w:szCs w:val="24"/>
        </w:rPr>
        <w:t xml:space="preserve"> 34.5% </w:t>
      </w:r>
      <w:ins w:id="388" w:author="Editor 2" w:date="2026-05-09T06:26:00Z">
        <w:r>
          <w:rPr>
            <w:rFonts w:ascii="Times New Roman" w:hAnsi="Times New Roman"/>
            <w:i/>
            <w:sz w:val="24"/>
            <w:szCs w:val="24"/>
          </w:rPr>
          <w:t xml:space="preserve">growth </w:t>
        </w:r>
      </w:ins>
      <w:r w:rsidRPr="00F728C0">
        <w:rPr>
          <w:rFonts w:ascii="Times New Roman" w:hAnsi="Times New Roman"/>
          <w:i/>
          <w:sz w:val="24"/>
          <w:szCs w:val="24"/>
        </w:rPr>
        <w:t>per year.</w:t>
      </w:r>
      <w:ins w:id="389" w:author="Editor 2" w:date="2026-05-09T06:26:00Z">
        <w:r>
          <w:rPr>
            <w:rFonts w:ascii="Times New Roman" w:hAnsi="Times New Roman"/>
            <w:i/>
            <w:sz w:val="24"/>
            <w:szCs w:val="24"/>
          </w:rPr>
          <w:t xml:space="preserve"> </w:t>
        </w:r>
      </w:ins>
      <w:r w:rsidRPr="00F728C0">
        <w:rPr>
          <w:rFonts w:ascii="Times New Roman" w:hAnsi="Times New Roman"/>
          <w:i/>
          <w:sz w:val="24"/>
          <w:szCs w:val="24"/>
        </w:rPr>
        <w:t>*</w:t>
      </w:r>
    </w:p>
    <w:p w14:paraId="0E12261D" w14:textId="77777777" w:rsidR="007A481E" w:rsidRPr="00F728C0" w:rsidRDefault="00A40E3E" w:rsidP="007A481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According to our calculations, these results are significant for two reasons. First, rapid growth in regions with low levels of lending suggests that loans are not the driving force. The dynamics of women’s farming are not determined by the current volume of loans or the availability of land. Regions with the </w:t>
      </w:r>
      <w:del w:id="390" w:author="Editor 2" w:date="2026-05-09T06:26:00Z">
        <w:r w:rsidRPr="00F728C0">
          <w:rPr>
            <w:rFonts w:ascii="Times New Roman" w:hAnsi="Times New Roman"/>
            <w:sz w:val="24"/>
            <w:szCs w:val="24"/>
          </w:rPr>
          <w:delText>least</w:delText>
        </w:r>
      </w:del>
      <w:ins w:id="391" w:author="Editor 2" w:date="2026-05-09T06:26:00Z">
        <w:r>
          <w:rPr>
            <w:rFonts w:ascii="Times New Roman" w:hAnsi="Times New Roman"/>
            <w:sz w:val="24"/>
            <w:szCs w:val="24"/>
          </w:rPr>
          <w:t>fewest</w:t>
        </w:r>
      </w:ins>
      <w:r w:rsidRPr="00F728C0">
        <w:rPr>
          <w:rFonts w:ascii="Times New Roman" w:hAnsi="Times New Roman"/>
          <w:sz w:val="24"/>
          <w:szCs w:val="24"/>
        </w:rPr>
        <w:t xml:space="preserve"> initial opportunities demonstrate the greatest growth potential, </w:t>
      </w:r>
      <w:del w:id="392" w:author="Editor 2" w:date="2026-05-09T06:26:00Z">
        <w:r w:rsidRPr="00F728C0">
          <w:rPr>
            <w:rFonts w:ascii="Times New Roman" w:hAnsi="Times New Roman"/>
            <w:sz w:val="24"/>
            <w:szCs w:val="24"/>
          </w:rPr>
          <w:delText>while</w:delText>
        </w:r>
      </w:del>
      <w:ins w:id="393" w:author="Editor 2" w:date="2026-05-09T06:26:00Z">
        <w:r>
          <w:rPr>
            <w:rFonts w:ascii="Times New Roman" w:hAnsi="Times New Roman"/>
            <w:sz w:val="24"/>
            <w:szCs w:val="24"/>
          </w:rPr>
          <w:t>whereas</w:t>
        </w:r>
      </w:ins>
      <w:r w:rsidRPr="00F728C0">
        <w:rPr>
          <w:rFonts w:ascii="Times New Roman" w:hAnsi="Times New Roman"/>
          <w:sz w:val="24"/>
          <w:szCs w:val="24"/>
        </w:rPr>
        <w:t xml:space="preserve"> more developed regions </w:t>
      </w:r>
      <w:del w:id="394" w:author="Editor 2" w:date="2026-05-09T06:26:00Z">
        <w:r w:rsidRPr="00F728C0">
          <w:rPr>
            <w:rFonts w:ascii="Times New Roman" w:hAnsi="Times New Roman"/>
            <w:sz w:val="24"/>
            <w:szCs w:val="24"/>
          </w:rPr>
          <w:delText>are experiencing</w:delText>
        </w:r>
      </w:del>
      <w:ins w:id="395" w:author="Editor 2" w:date="2026-05-09T06:26:00Z">
        <w:r>
          <w:rPr>
            <w:rFonts w:ascii="Times New Roman" w:hAnsi="Times New Roman"/>
            <w:sz w:val="24"/>
            <w:szCs w:val="24"/>
          </w:rPr>
          <w:t>experience</w:t>
        </w:r>
      </w:ins>
      <w:r w:rsidRPr="00F728C0">
        <w:rPr>
          <w:rFonts w:ascii="Times New Roman" w:hAnsi="Times New Roman"/>
          <w:sz w:val="24"/>
          <w:szCs w:val="24"/>
        </w:rPr>
        <w:t xml:space="preserve"> a saturation effect.</w:t>
      </w:r>
    </w:p>
    <w:p w14:paraId="694CE88B" w14:textId="77777777" w:rsidR="007A481E" w:rsidRPr="00F728C0" w:rsidRDefault="00A40E3E" w:rsidP="007A481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results are consistent with the findings of </w:t>
      </w:r>
      <w:ins w:id="396" w:author="Editor 2" w:date="2026-05-09T06:26:00Z">
        <w:r>
          <w:rPr>
            <w:rFonts w:ascii="Times New Roman" w:hAnsi="Times New Roman"/>
            <w:sz w:val="24"/>
            <w:szCs w:val="24"/>
          </w:rPr>
          <w:t xml:space="preserve">the </w:t>
        </w:r>
      </w:ins>
      <w:r w:rsidRPr="00F728C0">
        <w:rPr>
          <w:rFonts w:ascii="Times New Roman" w:hAnsi="Times New Roman"/>
          <w:sz w:val="24"/>
          <w:szCs w:val="24"/>
        </w:rPr>
        <w:t>fixed-effects models.</w:t>
      </w:r>
    </w:p>
    <w:p w14:paraId="46821DAC" w14:textId="77777777" w:rsidR="007A481E" w:rsidRPr="00F728C0" w:rsidRDefault="007A481E" w:rsidP="003F55B4">
      <w:pPr>
        <w:spacing w:line="240" w:lineRule="auto"/>
        <w:ind w:firstLine="720"/>
        <w:contextualSpacing/>
        <w:jc w:val="both"/>
        <w:rPr>
          <w:rFonts w:ascii="Times New Roman" w:hAnsi="Times New Roman"/>
          <w:sz w:val="24"/>
          <w:szCs w:val="24"/>
        </w:rPr>
      </w:pPr>
    </w:p>
    <w:p w14:paraId="08B92F06" w14:textId="77777777" w:rsidR="00B52C8A" w:rsidRPr="00F728C0" w:rsidRDefault="00B52C8A" w:rsidP="003F55B4">
      <w:pPr>
        <w:spacing w:line="240" w:lineRule="auto"/>
        <w:ind w:firstLine="720"/>
        <w:contextualSpacing/>
        <w:jc w:val="both"/>
        <w:rPr>
          <w:rFonts w:ascii="Times New Roman" w:hAnsi="Times New Roman"/>
          <w:sz w:val="24"/>
          <w:szCs w:val="24"/>
        </w:rPr>
      </w:pPr>
    </w:p>
    <w:p w14:paraId="434D9CFF" w14:textId="77777777" w:rsidR="006A29E8" w:rsidRPr="00F728C0" w:rsidRDefault="006A29E8" w:rsidP="003F55B4">
      <w:pPr>
        <w:spacing w:line="240" w:lineRule="auto"/>
        <w:contextualSpacing/>
        <w:jc w:val="both"/>
        <w:rPr>
          <w:rFonts w:ascii="Times New Roman" w:hAnsi="Times New Roman"/>
          <w:sz w:val="24"/>
          <w:szCs w:val="24"/>
        </w:rPr>
      </w:pPr>
    </w:p>
    <w:p w14:paraId="138CB5BC" w14:textId="1988C7AD" w:rsidR="006A29E8" w:rsidRPr="00F728C0" w:rsidRDefault="00A40E3E" w:rsidP="003F55B4">
      <w:pPr>
        <w:spacing w:line="240" w:lineRule="auto"/>
        <w:ind w:firstLine="720"/>
        <w:contextualSpacing/>
        <w:jc w:val="both"/>
        <w:rPr>
          <w:rFonts w:ascii="Times New Roman" w:hAnsi="Times New Roman"/>
          <w:sz w:val="24"/>
          <w:szCs w:val="24"/>
        </w:rPr>
      </w:pPr>
      <w:r>
        <w:rPr>
          <w:rFonts w:ascii="Times New Roman" w:hAnsi="Times New Roman"/>
          <w:sz w:val="24"/>
          <w:szCs w:val="24"/>
        </w:rPr>
        <w:fldChar w:fldCharType="begin"/>
      </w:r>
      <w:r w:rsidR="0077628A">
        <w:rPr>
          <w:rFonts w:ascii="Times New Roman" w:hAnsi="Times New Roman"/>
          <w:sz w:val="24"/>
          <w:szCs w:val="24"/>
        </w:rPr>
        <w:instrText xml:space="preserve"> INCLUDEPICTURE "r:\\PK\\Downloads\\kmeans_clusters.png" \* MERGEFORMAT </w:instrText>
      </w:r>
      <w:r>
        <w:rPr>
          <w:rFonts w:ascii="Times New Roman" w:hAnsi="Times New Roman"/>
          <w:sz w:val="24"/>
          <w:szCs w:val="24"/>
        </w:rPr>
        <w:fldChar w:fldCharType="separate"/>
      </w:r>
      <w:r w:rsidR="00C90328">
        <w:rPr>
          <w:rFonts w:ascii="Times New Roman" w:hAnsi="Times New Roman"/>
          <w:sz w:val="24"/>
          <w:szCs w:val="24"/>
        </w:rPr>
        <w:pict>
          <v:shape id="_x0000_i1032" type="#_x0000_t75" style="width:419.5pt;height:147.75pt">
            <v:imagedata r:id="rId20" r:href="rId21"/>
          </v:shape>
        </w:pict>
      </w:r>
      <w:r>
        <w:rPr>
          <w:rFonts w:ascii="Times New Roman" w:hAnsi="Times New Roman"/>
          <w:sz w:val="24"/>
          <w:szCs w:val="24"/>
        </w:rPr>
        <w:fldChar w:fldCharType="end"/>
      </w:r>
    </w:p>
    <w:p w14:paraId="1824B1A2" w14:textId="77777777" w:rsidR="006A29E8" w:rsidRPr="00F728C0" w:rsidRDefault="006A29E8" w:rsidP="003F55B4">
      <w:pPr>
        <w:spacing w:line="240" w:lineRule="auto"/>
        <w:ind w:firstLine="720"/>
        <w:contextualSpacing/>
        <w:jc w:val="both"/>
        <w:rPr>
          <w:rFonts w:ascii="Times New Roman" w:hAnsi="Times New Roman"/>
          <w:sz w:val="24"/>
          <w:szCs w:val="24"/>
        </w:rPr>
      </w:pPr>
    </w:p>
    <w:p w14:paraId="52BF6081" w14:textId="77777777" w:rsidR="005912E7" w:rsidRPr="00F728C0" w:rsidRDefault="005912E7" w:rsidP="003F55B4">
      <w:pPr>
        <w:spacing w:line="240" w:lineRule="auto"/>
        <w:ind w:firstLine="720"/>
        <w:contextualSpacing/>
        <w:jc w:val="both"/>
        <w:rPr>
          <w:rFonts w:ascii="Times New Roman" w:hAnsi="Times New Roman"/>
          <w:sz w:val="24"/>
          <w:szCs w:val="24"/>
        </w:rPr>
      </w:pPr>
    </w:p>
    <w:p w14:paraId="12E607BD" w14:textId="77777777" w:rsidR="005912E7" w:rsidRPr="00F728C0" w:rsidRDefault="00A40E3E" w:rsidP="00A403D2">
      <w:pPr>
        <w:spacing w:line="240" w:lineRule="auto"/>
        <w:contextualSpacing/>
        <w:jc w:val="both"/>
        <w:rPr>
          <w:rFonts w:ascii="Times New Roman" w:hAnsi="Times New Roman"/>
          <w:sz w:val="24"/>
          <w:szCs w:val="24"/>
        </w:rPr>
      </w:pPr>
      <w:r w:rsidRPr="00F728C0">
        <w:rPr>
          <w:rFonts w:ascii="Times New Roman" w:hAnsi="Times New Roman"/>
          <w:sz w:val="24"/>
          <w:szCs w:val="24"/>
        </w:rPr>
        <w:t>Figure 5. Regional clusters based on lending and women’s entrepreneurship</w:t>
      </w:r>
    </w:p>
    <w:p w14:paraId="1DC38D18" w14:textId="77777777" w:rsidR="007B118D" w:rsidRPr="00F728C0" w:rsidRDefault="007B118D" w:rsidP="00933880">
      <w:pPr>
        <w:ind w:firstLine="720"/>
        <w:jc w:val="both"/>
        <w:rPr>
          <w:rFonts w:ascii="Times New Roman" w:hAnsi="Times New Roman"/>
          <w:sz w:val="24"/>
          <w:szCs w:val="24"/>
        </w:rPr>
      </w:pPr>
    </w:p>
    <w:p w14:paraId="7208845E" w14:textId="77777777" w:rsidR="005912E7" w:rsidRPr="00F728C0" w:rsidRDefault="00A40E3E" w:rsidP="006F471A">
      <w:pPr>
        <w:ind w:firstLine="720"/>
        <w:jc w:val="both"/>
        <w:rPr>
          <w:rFonts w:ascii="Times New Roman" w:hAnsi="Times New Roman"/>
          <w:sz w:val="24"/>
          <w:szCs w:val="24"/>
        </w:rPr>
      </w:pPr>
      <w:r w:rsidRPr="00F728C0">
        <w:rPr>
          <w:rFonts w:ascii="Times New Roman" w:hAnsi="Times New Roman"/>
          <w:sz w:val="24"/>
          <w:szCs w:val="24"/>
        </w:rPr>
        <w:t xml:space="preserve">In the scatter plot, Cluster 0 (blue) is located in the high-value </w:t>
      </w:r>
      <w:del w:id="397" w:author="Editor 2" w:date="2026-05-09T06:26:00Z">
        <w:r w:rsidRPr="00F728C0">
          <w:rPr>
            <w:rFonts w:ascii="Times New Roman" w:hAnsi="Times New Roman"/>
            <w:sz w:val="24"/>
            <w:szCs w:val="24"/>
          </w:rPr>
          <w:delText>are</w:delText>
        </w:r>
      </w:del>
      <w:ins w:id="398" w:author="Editor 2" w:date="2026-05-09T06:26:00Z">
        <w:r>
          <w:rPr>
            <w:rFonts w:ascii="Times New Roman" w:hAnsi="Times New Roman"/>
            <w:sz w:val="24"/>
            <w:szCs w:val="24"/>
          </w:rPr>
          <w:t>area</w:t>
        </w:r>
      </w:ins>
      <w:r w:rsidRPr="00F728C0">
        <w:rPr>
          <w:rFonts w:ascii="Times New Roman" w:hAnsi="Times New Roman"/>
          <w:sz w:val="24"/>
          <w:szCs w:val="24"/>
        </w:rPr>
        <w:t xml:space="preserve"> along both the lending axis and the women’s entrepreneurship axis, </w:t>
      </w:r>
      <w:del w:id="399" w:author="Editor 2" w:date="2026-05-09T06:26:00Z">
        <w:r w:rsidRPr="00F728C0">
          <w:rPr>
            <w:rFonts w:ascii="Times New Roman" w:hAnsi="Times New Roman"/>
            <w:sz w:val="24"/>
            <w:szCs w:val="24"/>
          </w:rPr>
          <w:delText>while</w:delText>
        </w:r>
      </w:del>
      <w:ins w:id="400" w:author="Editor 2" w:date="2026-05-09T06:26:00Z">
        <w:r>
          <w:rPr>
            <w:rFonts w:ascii="Times New Roman" w:hAnsi="Times New Roman"/>
            <w:sz w:val="24"/>
            <w:szCs w:val="24"/>
          </w:rPr>
          <w:t>whereas</w:t>
        </w:r>
      </w:ins>
      <w:r w:rsidRPr="00F728C0">
        <w:rPr>
          <w:rFonts w:ascii="Times New Roman" w:hAnsi="Times New Roman"/>
          <w:sz w:val="24"/>
          <w:szCs w:val="24"/>
        </w:rPr>
        <w:t xml:space="preserve"> Cluster 1 (yellow) is in the lower-value area for both characteristics. Regions with a low baseline but high growth potential (cluster 1) require different measures than regions where the women’s agribusiness sector </w:t>
      </w:r>
      <w:del w:id="401" w:author="Editor 2" w:date="2026-05-09T06:26:00Z">
        <w:r w:rsidRPr="00F728C0">
          <w:rPr>
            <w:rFonts w:ascii="Times New Roman" w:hAnsi="Times New Roman"/>
            <w:sz w:val="24"/>
            <w:szCs w:val="24"/>
          </w:rPr>
          <w:delText>is</w:delText>
        </w:r>
      </w:del>
      <w:ins w:id="402" w:author="Editor 2" w:date="2026-05-09T06:26:00Z">
        <w:r>
          <w:rPr>
            <w:rFonts w:ascii="Times New Roman" w:hAnsi="Times New Roman"/>
            <w:sz w:val="24"/>
            <w:szCs w:val="24"/>
          </w:rPr>
          <w:t>has</w:t>
        </w:r>
      </w:ins>
      <w:r w:rsidRPr="00F728C0">
        <w:rPr>
          <w:rFonts w:ascii="Times New Roman" w:hAnsi="Times New Roman"/>
          <w:sz w:val="24"/>
          <w:szCs w:val="24"/>
        </w:rPr>
        <w:t xml:space="preserve"> already developed (cluster 0). In our opinion, for the first group of regions in Kazakhstan, the priority may be the removal of institutional barriers (access to land</w:t>
      </w:r>
      <w:del w:id="403" w:author="Editor 2" w:date="2026-05-09T06:26:00Z">
        <w:r w:rsidRPr="00F728C0">
          <w:rPr>
            <w:rFonts w:ascii="Times New Roman" w:hAnsi="Times New Roman"/>
            <w:sz w:val="24"/>
            <w:szCs w:val="24"/>
          </w:rPr>
          <w:delText>,</w:delText>
        </w:r>
      </w:del>
      <w:r w:rsidRPr="00F728C0">
        <w:rPr>
          <w:rFonts w:ascii="Times New Roman" w:hAnsi="Times New Roman"/>
          <w:sz w:val="24"/>
          <w:szCs w:val="24"/>
        </w:rPr>
        <w:t xml:space="preserve"> </w:t>
      </w:r>
      <w:ins w:id="404" w:author="Editor 2" w:date="2026-05-09T06:26:00Z">
        <w:r>
          <w:rPr>
            <w:rFonts w:ascii="Times New Roman" w:hAnsi="Times New Roman"/>
            <w:sz w:val="24"/>
            <w:szCs w:val="24"/>
          </w:rPr>
          <w:t xml:space="preserve">and </w:t>
        </w:r>
      </w:ins>
      <w:r w:rsidRPr="00F728C0">
        <w:rPr>
          <w:rFonts w:ascii="Times New Roman" w:hAnsi="Times New Roman"/>
          <w:sz w:val="24"/>
          <w:szCs w:val="24"/>
        </w:rPr>
        <w:t xml:space="preserve">infrastructure), </w:t>
      </w:r>
      <w:del w:id="405" w:author="Editor 2" w:date="2026-05-09T06:26:00Z">
        <w:r w:rsidRPr="00F728C0">
          <w:rPr>
            <w:rFonts w:ascii="Times New Roman" w:hAnsi="Times New Roman"/>
            <w:sz w:val="24"/>
            <w:szCs w:val="24"/>
          </w:rPr>
          <w:delText>while</w:delText>
        </w:r>
      </w:del>
      <w:ins w:id="406" w:author="Editor 2" w:date="2026-05-09T06:26:00Z">
        <w:r>
          <w:rPr>
            <w:rFonts w:ascii="Times New Roman" w:hAnsi="Times New Roman"/>
            <w:sz w:val="24"/>
            <w:szCs w:val="24"/>
          </w:rPr>
          <w:t>whereas</w:t>
        </w:r>
      </w:ins>
      <w:r w:rsidRPr="00F728C0">
        <w:rPr>
          <w:rFonts w:ascii="Times New Roman" w:hAnsi="Times New Roman"/>
          <w:sz w:val="24"/>
          <w:szCs w:val="24"/>
        </w:rPr>
        <w:t xml:space="preserve"> for the second group, </w:t>
      </w:r>
      <w:del w:id="407" w:author="Editor 2" w:date="2026-05-09T06:26:00Z">
        <w:r w:rsidRPr="00F728C0">
          <w:rPr>
            <w:rFonts w:ascii="Times New Roman" w:hAnsi="Times New Roman"/>
            <w:sz w:val="24"/>
            <w:szCs w:val="24"/>
          </w:rPr>
          <w:delText>it</w:delText>
        </w:r>
      </w:del>
      <w:ins w:id="408" w:author="Editor 2" w:date="2026-05-09T06:26:00Z">
        <w:r>
          <w:rPr>
            <w:rFonts w:ascii="Times New Roman" w:hAnsi="Times New Roman"/>
            <w:sz w:val="24"/>
            <w:szCs w:val="24"/>
          </w:rPr>
          <w:t>the priority</w:t>
        </w:r>
      </w:ins>
      <w:r w:rsidRPr="00F728C0">
        <w:rPr>
          <w:rFonts w:ascii="Times New Roman" w:hAnsi="Times New Roman"/>
          <w:sz w:val="24"/>
          <w:szCs w:val="24"/>
        </w:rPr>
        <w:t xml:space="preserve"> may be improving efficiency and diversification.</w:t>
      </w:r>
    </w:p>
    <w:p w14:paraId="4BCB0242" w14:textId="77777777" w:rsidR="00933880" w:rsidRPr="00F728C0" w:rsidRDefault="00A40E3E" w:rsidP="00933880">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4.4 Analysis of </w:t>
      </w:r>
      <w:del w:id="409" w:author="Editor 2" w:date="2026-05-09T06:26:00Z">
        <w:r w:rsidRPr="00F728C0">
          <w:rPr>
            <w:rFonts w:ascii="Times New Roman" w:hAnsi="Times New Roman"/>
            <w:sz w:val="24"/>
            <w:szCs w:val="24"/>
          </w:rPr>
          <w:delText>features’</w:delText>
        </w:r>
      </w:del>
      <w:ins w:id="410" w:author="Editor 2" w:date="2026-05-09T06:26:00Z">
        <w:r>
          <w:rPr>
            <w:rFonts w:ascii="Times New Roman" w:hAnsi="Times New Roman"/>
            <w:sz w:val="24"/>
            <w:szCs w:val="24"/>
          </w:rPr>
          <w:t>feature</w:t>
        </w:r>
      </w:ins>
      <w:r w:rsidRPr="00F728C0">
        <w:rPr>
          <w:rFonts w:ascii="Times New Roman" w:hAnsi="Times New Roman"/>
          <w:sz w:val="24"/>
          <w:szCs w:val="24"/>
        </w:rPr>
        <w:t xml:space="preserve"> importance: </w:t>
      </w:r>
      <w:del w:id="411" w:author="Editor 2" w:date="2026-05-09T06:26:00Z">
        <w:r w:rsidRPr="00F728C0">
          <w:rPr>
            <w:rFonts w:ascii="Times New Roman" w:hAnsi="Times New Roman"/>
            <w:sz w:val="24"/>
            <w:szCs w:val="24"/>
          </w:rPr>
          <w:delText>Random Forest</w:delText>
        </w:r>
      </w:del>
      <w:ins w:id="412" w:author="Editor 2" w:date="2026-05-09T06:26:00Z">
        <w:r>
          <w:rPr>
            <w:rFonts w:ascii="Times New Roman" w:hAnsi="Times New Roman"/>
            <w:sz w:val="24"/>
            <w:szCs w:val="24"/>
          </w:rPr>
          <w:t>random forest</w:t>
        </w:r>
      </w:ins>
    </w:p>
    <w:p w14:paraId="46227E69" w14:textId="77777777" w:rsidR="00933880" w:rsidRPr="00F728C0" w:rsidRDefault="00933880" w:rsidP="00933880">
      <w:pPr>
        <w:spacing w:line="240" w:lineRule="auto"/>
        <w:ind w:firstLine="720"/>
        <w:contextualSpacing/>
        <w:jc w:val="both"/>
        <w:rPr>
          <w:rFonts w:ascii="Times New Roman" w:hAnsi="Times New Roman"/>
          <w:sz w:val="24"/>
          <w:szCs w:val="24"/>
        </w:rPr>
      </w:pPr>
    </w:p>
    <w:p w14:paraId="34585338" w14:textId="77777777" w:rsidR="005912E7" w:rsidRPr="00F728C0" w:rsidRDefault="00A40E3E" w:rsidP="00933880">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To understand which variables best influence the development of women’s farming and to check for nonlinear relationships, we used the </w:t>
      </w:r>
      <w:del w:id="413" w:author="Editor 2" w:date="2026-05-09T06:26:00Z">
        <w:r w:rsidRPr="00F728C0">
          <w:rPr>
            <w:rFonts w:ascii="Times New Roman" w:hAnsi="Times New Roman"/>
            <w:sz w:val="24"/>
            <w:szCs w:val="24"/>
          </w:rPr>
          <w:delText>Random Forest</w:delText>
        </w:r>
      </w:del>
      <w:ins w:id="414" w:author="Editor 2" w:date="2026-05-09T06:26:00Z">
        <w:r>
          <w:rPr>
            <w:rFonts w:ascii="Times New Roman" w:hAnsi="Times New Roman"/>
            <w:sz w:val="24"/>
            <w:szCs w:val="24"/>
          </w:rPr>
          <w:t>random forest</w:t>
        </w:r>
      </w:ins>
      <w:r w:rsidRPr="00F728C0">
        <w:rPr>
          <w:rFonts w:ascii="Times New Roman" w:hAnsi="Times New Roman"/>
          <w:sz w:val="24"/>
          <w:szCs w:val="24"/>
        </w:rPr>
        <w:t xml:space="preserve"> method. The model was trained </w:t>
      </w:r>
      <w:del w:id="415" w:author="Editor 2" w:date="2026-05-09T06:26:00Z">
        <w:r w:rsidRPr="00F728C0">
          <w:rPr>
            <w:rFonts w:ascii="Times New Roman" w:hAnsi="Times New Roman"/>
            <w:sz w:val="24"/>
            <w:szCs w:val="24"/>
          </w:rPr>
          <w:delText>using</w:delText>
        </w:r>
      </w:del>
      <w:ins w:id="416" w:author="Editor 2" w:date="2026-05-09T06:26:00Z">
        <w:r>
          <w:rPr>
            <w:rFonts w:ascii="Times New Roman" w:hAnsi="Times New Roman"/>
            <w:sz w:val="24"/>
            <w:szCs w:val="24"/>
          </w:rPr>
          <w:t>via</w:t>
        </w:r>
      </w:ins>
      <w:r w:rsidRPr="00F728C0">
        <w:rPr>
          <w:rFonts w:ascii="Times New Roman" w:hAnsi="Times New Roman"/>
          <w:sz w:val="24"/>
          <w:szCs w:val="24"/>
        </w:rPr>
        <w:t xml:space="preserve"> group cross-validation (GroupKFold, 5 folds per region). This ensures that data from the same region are not included in both the training and test sets.</w:t>
      </w:r>
    </w:p>
    <w:p w14:paraId="3B7D535A" w14:textId="77777777" w:rsidR="00933880" w:rsidRPr="00F728C0" w:rsidRDefault="00933880" w:rsidP="003F55B4">
      <w:pPr>
        <w:spacing w:line="240" w:lineRule="auto"/>
        <w:ind w:firstLine="720"/>
        <w:contextualSpacing/>
        <w:jc w:val="both"/>
        <w:rPr>
          <w:rFonts w:ascii="Times New Roman" w:hAnsi="Times New Roman"/>
          <w:sz w:val="24"/>
          <w:szCs w:val="24"/>
        </w:rPr>
      </w:pPr>
    </w:p>
    <w:p w14:paraId="51F36C86" w14:textId="77777777" w:rsidR="00933880" w:rsidRPr="00F728C0" w:rsidRDefault="00933880" w:rsidP="003F55B4">
      <w:pPr>
        <w:spacing w:line="240" w:lineRule="auto"/>
        <w:ind w:firstLine="720"/>
        <w:contextualSpacing/>
        <w:jc w:val="both"/>
        <w:rPr>
          <w:rFonts w:ascii="Times New Roman" w:hAnsi="Times New Roman"/>
          <w:sz w:val="24"/>
          <w:szCs w:val="24"/>
        </w:rPr>
      </w:pPr>
    </w:p>
    <w:p w14:paraId="02973FCD" w14:textId="77777777" w:rsidR="005912E7" w:rsidRPr="00F728C0" w:rsidRDefault="00A40E3E" w:rsidP="00D7007A">
      <w:pPr>
        <w:rPr>
          <w:rFonts w:ascii="Times New Roman" w:hAnsi="Times New Roman"/>
          <w:sz w:val="24"/>
          <w:szCs w:val="24"/>
        </w:rPr>
      </w:pPr>
      <w:r w:rsidRPr="00F728C0">
        <w:rPr>
          <w:rFonts w:ascii="Times New Roman" w:hAnsi="Times New Roman"/>
          <w:sz w:val="24"/>
          <w:szCs w:val="24"/>
        </w:rPr>
        <w:t xml:space="preserve">Table 5. </w:t>
      </w:r>
      <w:del w:id="417" w:author="Editor 2" w:date="2026-05-09T06:26:00Z">
        <w:r w:rsidRPr="00F728C0">
          <w:rPr>
            <w:rFonts w:ascii="Times New Roman" w:hAnsi="Times New Roman"/>
            <w:sz w:val="24"/>
            <w:szCs w:val="24"/>
          </w:rPr>
          <w:delText xml:space="preserve">Feature </w:delText>
        </w:r>
      </w:del>
      <w:r w:rsidRPr="00F728C0">
        <w:rPr>
          <w:rFonts w:ascii="Times New Roman" w:hAnsi="Times New Roman"/>
          <w:sz w:val="24"/>
          <w:szCs w:val="24"/>
        </w:rPr>
        <w:t xml:space="preserve">Importance </w:t>
      </w:r>
      <w:ins w:id="418" w:author="Editor 2" w:date="2026-05-09T06:26:00Z">
        <w:r>
          <w:rPr>
            <w:rFonts w:ascii="Times New Roman" w:hAnsi="Times New Roman"/>
            <w:sz w:val="24"/>
            <w:szCs w:val="24"/>
          </w:rPr>
          <w:t xml:space="preserve">of Features </w:t>
        </w:r>
      </w:ins>
      <w:r w:rsidRPr="00F728C0">
        <w:rPr>
          <w:rFonts w:ascii="Times New Roman" w:hAnsi="Times New Roman"/>
          <w:sz w:val="24"/>
          <w:szCs w:val="24"/>
        </w:rPr>
        <w:t>from the Random Forest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1"/>
        <w:gridCol w:w="3151"/>
        <w:gridCol w:w="3151"/>
      </w:tblGrid>
      <w:tr w:rsidR="008B2B78" w14:paraId="78DAED5E" w14:textId="77777777" w:rsidTr="00D97287">
        <w:tc>
          <w:tcPr>
            <w:tcW w:w="3151" w:type="dxa"/>
            <w:vAlign w:val="center"/>
          </w:tcPr>
          <w:p w14:paraId="7F775D42"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Feature</w:t>
            </w:r>
          </w:p>
        </w:tc>
        <w:tc>
          <w:tcPr>
            <w:tcW w:w="3151" w:type="dxa"/>
            <w:vAlign w:val="center"/>
          </w:tcPr>
          <w:p w14:paraId="21419941"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Importance</w:t>
            </w:r>
          </w:p>
        </w:tc>
        <w:tc>
          <w:tcPr>
            <w:tcW w:w="3151" w:type="dxa"/>
            <w:vAlign w:val="center"/>
          </w:tcPr>
          <w:p w14:paraId="6CA108C9"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 Total</w:t>
            </w:r>
          </w:p>
        </w:tc>
      </w:tr>
      <w:tr w:rsidR="008B2B78" w14:paraId="4CCA063A" w14:textId="77777777" w:rsidTr="00D97287">
        <w:tc>
          <w:tcPr>
            <w:tcW w:w="3151" w:type="dxa"/>
            <w:vAlign w:val="center"/>
          </w:tcPr>
          <w:p w14:paraId="01D13426"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log_credit_fund</w:t>
            </w:r>
          </w:p>
        </w:tc>
        <w:tc>
          <w:tcPr>
            <w:tcW w:w="3151" w:type="dxa"/>
            <w:vAlign w:val="center"/>
          </w:tcPr>
          <w:p w14:paraId="51CA592A"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0.448</w:t>
            </w:r>
          </w:p>
        </w:tc>
        <w:tc>
          <w:tcPr>
            <w:tcW w:w="3151" w:type="dxa"/>
            <w:vAlign w:val="center"/>
          </w:tcPr>
          <w:p w14:paraId="5ACB8569"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44.76%</w:t>
            </w:r>
          </w:p>
        </w:tc>
      </w:tr>
      <w:tr w:rsidR="008B2B78" w14:paraId="569DD70B" w14:textId="77777777" w:rsidTr="00D97287">
        <w:tc>
          <w:tcPr>
            <w:tcW w:w="3151" w:type="dxa"/>
            <w:vAlign w:val="center"/>
          </w:tcPr>
          <w:p w14:paraId="7D5DCD49"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log_credit_total</w:t>
            </w:r>
          </w:p>
        </w:tc>
        <w:tc>
          <w:tcPr>
            <w:tcW w:w="3151" w:type="dxa"/>
            <w:vAlign w:val="center"/>
          </w:tcPr>
          <w:p w14:paraId="12997125"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0.146</w:t>
            </w:r>
          </w:p>
        </w:tc>
        <w:tc>
          <w:tcPr>
            <w:tcW w:w="3151" w:type="dxa"/>
            <w:vAlign w:val="center"/>
          </w:tcPr>
          <w:p w14:paraId="2396433A"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14.56%</w:t>
            </w:r>
          </w:p>
        </w:tc>
      </w:tr>
      <w:tr w:rsidR="008B2B78" w14:paraId="25A48ECB" w14:textId="77777777" w:rsidTr="00D97287">
        <w:tc>
          <w:tcPr>
            <w:tcW w:w="3151" w:type="dxa"/>
            <w:vAlign w:val="center"/>
          </w:tcPr>
          <w:p w14:paraId="004FAC13"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log_credit_acc</w:t>
            </w:r>
          </w:p>
        </w:tc>
        <w:tc>
          <w:tcPr>
            <w:tcW w:w="3151" w:type="dxa"/>
            <w:vAlign w:val="center"/>
          </w:tcPr>
          <w:p w14:paraId="0B88F7AC"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0.102</w:t>
            </w:r>
          </w:p>
        </w:tc>
        <w:tc>
          <w:tcPr>
            <w:tcW w:w="3151" w:type="dxa"/>
            <w:vAlign w:val="center"/>
          </w:tcPr>
          <w:p w14:paraId="20923FC1"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10.23%</w:t>
            </w:r>
          </w:p>
        </w:tc>
      </w:tr>
      <w:tr w:rsidR="008B2B78" w14:paraId="7A8C3D2F" w14:textId="77777777" w:rsidTr="00D97287">
        <w:tc>
          <w:tcPr>
            <w:tcW w:w="3151" w:type="dxa"/>
            <w:vAlign w:val="center"/>
          </w:tcPr>
          <w:p w14:paraId="3506DB79"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lag1_log_credit_total</w:t>
            </w:r>
          </w:p>
        </w:tc>
        <w:tc>
          <w:tcPr>
            <w:tcW w:w="3151" w:type="dxa"/>
            <w:vAlign w:val="center"/>
          </w:tcPr>
          <w:p w14:paraId="631E8B5B"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0.102</w:t>
            </w:r>
          </w:p>
        </w:tc>
        <w:tc>
          <w:tcPr>
            <w:tcW w:w="3151" w:type="dxa"/>
            <w:vAlign w:val="center"/>
          </w:tcPr>
          <w:p w14:paraId="25D514D0"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10.22%</w:t>
            </w:r>
          </w:p>
        </w:tc>
      </w:tr>
      <w:tr w:rsidR="008B2B78" w14:paraId="5CA4D567" w14:textId="77777777" w:rsidTr="00D97287">
        <w:tc>
          <w:tcPr>
            <w:tcW w:w="3151" w:type="dxa"/>
            <w:vAlign w:val="center"/>
          </w:tcPr>
          <w:p w14:paraId="71143B2B"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land_share</w:t>
            </w:r>
          </w:p>
        </w:tc>
        <w:tc>
          <w:tcPr>
            <w:tcW w:w="3151" w:type="dxa"/>
            <w:vAlign w:val="center"/>
          </w:tcPr>
          <w:p w14:paraId="302ECDA5"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0.088</w:t>
            </w:r>
          </w:p>
        </w:tc>
        <w:tc>
          <w:tcPr>
            <w:tcW w:w="3151" w:type="dxa"/>
            <w:vAlign w:val="center"/>
          </w:tcPr>
          <w:p w14:paraId="0E93F183"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8.84%</w:t>
            </w:r>
          </w:p>
        </w:tc>
      </w:tr>
      <w:tr w:rsidR="008B2B78" w14:paraId="1C578838" w14:textId="77777777" w:rsidTr="00D97287">
        <w:tc>
          <w:tcPr>
            <w:tcW w:w="3151" w:type="dxa"/>
            <w:vAlign w:val="center"/>
          </w:tcPr>
          <w:p w14:paraId="3A9BADB4"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log_credit_kaf</w:t>
            </w:r>
          </w:p>
        </w:tc>
        <w:tc>
          <w:tcPr>
            <w:tcW w:w="3151" w:type="dxa"/>
            <w:vAlign w:val="center"/>
          </w:tcPr>
          <w:p w14:paraId="0163B1B4"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0.082</w:t>
            </w:r>
          </w:p>
        </w:tc>
        <w:tc>
          <w:tcPr>
            <w:tcW w:w="3151" w:type="dxa"/>
            <w:vAlign w:val="center"/>
          </w:tcPr>
          <w:p w14:paraId="68A4FBAA"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8.19%</w:t>
            </w:r>
          </w:p>
        </w:tc>
      </w:tr>
      <w:tr w:rsidR="008B2B78" w14:paraId="5AAC844E" w14:textId="77777777" w:rsidTr="00D97287">
        <w:tc>
          <w:tcPr>
            <w:tcW w:w="3151" w:type="dxa"/>
            <w:vAlign w:val="center"/>
          </w:tcPr>
          <w:p w14:paraId="65119B04"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year</w:t>
            </w:r>
          </w:p>
        </w:tc>
        <w:tc>
          <w:tcPr>
            <w:tcW w:w="3151" w:type="dxa"/>
            <w:vAlign w:val="center"/>
          </w:tcPr>
          <w:p w14:paraId="6F74DE03"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0.032</w:t>
            </w:r>
          </w:p>
        </w:tc>
        <w:tc>
          <w:tcPr>
            <w:tcW w:w="3151" w:type="dxa"/>
            <w:vAlign w:val="center"/>
          </w:tcPr>
          <w:p w14:paraId="71761911" w14:textId="77777777" w:rsidR="006A29E8" w:rsidRPr="00F728C0" w:rsidRDefault="00A40E3E" w:rsidP="00D7007A">
            <w:pPr>
              <w:rPr>
                <w:rFonts w:ascii="Times New Roman" w:hAnsi="Times New Roman"/>
                <w:sz w:val="24"/>
                <w:szCs w:val="24"/>
              </w:rPr>
            </w:pPr>
            <w:r w:rsidRPr="00F728C0">
              <w:rPr>
                <w:rFonts w:ascii="Times New Roman" w:hAnsi="Times New Roman"/>
                <w:sz w:val="24"/>
                <w:szCs w:val="24"/>
              </w:rPr>
              <w:t>3.20%</w:t>
            </w:r>
          </w:p>
        </w:tc>
      </w:tr>
    </w:tbl>
    <w:p w14:paraId="275C8A2A" w14:textId="77777777" w:rsidR="005912E7" w:rsidRPr="00F728C0" w:rsidRDefault="005912E7" w:rsidP="00E57B8C">
      <w:pPr>
        <w:spacing w:line="240" w:lineRule="auto"/>
        <w:contextualSpacing/>
        <w:jc w:val="both"/>
        <w:rPr>
          <w:rFonts w:ascii="Times New Roman" w:hAnsi="Times New Roman"/>
          <w:sz w:val="24"/>
          <w:szCs w:val="24"/>
        </w:rPr>
      </w:pPr>
    </w:p>
    <w:p w14:paraId="242D4154" w14:textId="77777777" w:rsidR="008367B0" w:rsidRPr="00F728C0" w:rsidRDefault="008367B0" w:rsidP="003F55B4">
      <w:pPr>
        <w:spacing w:line="240" w:lineRule="auto"/>
        <w:ind w:firstLine="720"/>
        <w:contextualSpacing/>
        <w:jc w:val="both"/>
        <w:rPr>
          <w:rFonts w:ascii="Times New Roman" w:hAnsi="Times New Roman"/>
          <w:sz w:val="24"/>
          <w:szCs w:val="24"/>
          <w:lang w:val="ru-RU"/>
        </w:rPr>
      </w:pPr>
    </w:p>
    <w:p w14:paraId="773005B5" w14:textId="77777777" w:rsidR="009569FF" w:rsidRPr="00F728C0" w:rsidRDefault="00A40E3E" w:rsidP="002825E6">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We used a </w:t>
      </w:r>
      <w:del w:id="419" w:author="Editor 2" w:date="2026-05-09T06:26:00Z">
        <w:r w:rsidRPr="00F728C0">
          <w:rPr>
            <w:rFonts w:ascii="Times New Roman" w:hAnsi="Times New Roman"/>
            <w:sz w:val="24"/>
            <w:szCs w:val="24"/>
          </w:rPr>
          <w:delText>Random Forest</w:delText>
        </w:r>
      </w:del>
      <w:ins w:id="420" w:author="Editor 2" w:date="2026-05-09T06:26:00Z">
        <w:r>
          <w:rPr>
            <w:rFonts w:ascii="Times New Roman" w:hAnsi="Times New Roman"/>
            <w:sz w:val="24"/>
            <w:szCs w:val="24"/>
          </w:rPr>
          <w:t>random forest</w:t>
        </w:r>
      </w:ins>
      <w:r w:rsidRPr="00F728C0">
        <w:rPr>
          <w:rFonts w:ascii="Times New Roman" w:hAnsi="Times New Roman"/>
          <w:sz w:val="24"/>
          <w:szCs w:val="24"/>
        </w:rPr>
        <w:t xml:space="preserve"> model to identify the variables that best predict the development of women’s agriculture and to test for nonlinear relationships that are not detected by linear models. We also used group cross-validation to assess the model’s quality.</w:t>
      </w:r>
    </w:p>
    <w:p w14:paraId="0857FAED" w14:textId="77777777" w:rsidR="009569FF" w:rsidRPr="00F728C0" w:rsidRDefault="002825E6" w:rsidP="002825E6">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data in </w:t>
      </w:r>
      <w:del w:id="421" w:author="Editor 2" w:date="2026-05-09T06:26:00Z">
        <w:r w:rsidRPr="00F728C0">
          <w:rPr>
            <w:rFonts w:ascii="Times New Roman" w:hAnsi="Times New Roman"/>
            <w:sz w:val="24"/>
            <w:szCs w:val="24"/>
          </w:rPr>
          <w:delText>table</w:delText>
        </w:r>
      </w:del>
      <w:ins w:id="422" w:author="Editor 2" w:date="2026-05-09T06:26:00Z">
        <w:r w:rsidR="00A40E3E">
          <w:rPr>
            <w:rFonts w:ascii="Times New Roman" w:hAnsi="Times New Roman"/>
            <w:sz w:val="24"/>
            <w:szCs w:val="24"/>
          </w:rPr>
          <w:t>Table</w:t>
        </w:r>
      </w:ins>
      <w:r w:rsidRPr="00F728C0">
        <w:rPr>
          <w:rFonts w:ascii="Times New Roman" w:hAnsi="Times New Roman"/>
          <w:sz w:val="24"/>
          <w:szCs w:val="24"/>
        </w:rPr>
        <w:t xml:space="preserve"> 5 </w:t>
      </w:r>
      <w:del w:id="423" w:author="Editor 2" w:date="2026-05-09T06:26:00Z">
        <w:r w:rsidRPr="00F728C0">
          <w:rPr>
            <w:rFonts w:ascii="Times New Roman" w:hAnsi="Times New Roman"/>
            <w:sz w:val="24"/>
            <w:szCs w:val="24"/>
          </w:rPr>
          <w:delText>shows</w:delText>
        </w:r>
      </w:del>
      <w:ins w:id="424" w:author="Editor 2" w:date="2026-05-09T06:26:00Z">
        <w:r w:rsidR="00A40E3E">
          <w:rPr>
            <w:rFonts w:ascii="Times New Roman" w:hAnsi="Times New Roman"/>
            <w:sz w:val="24"/>
            <w:szCs w:val="24"/>
          </w:rPr>
          <w:t>show</w:t>
        </w:r>
      </w:ins>
      <w:r w:rsidRPr="00F728C0">
        <w:rPr>
          <w:rFonts w:ascii="Times New Roman" w:hAnsi="Times New Roman"/>
          <w:sz w:val="24"/>
          <w:szCs w:val="24"/>
        </w:rPr>
        <w:t xml:space="preserve"> that loans provided through the Agricultural Financial Support Fund account for the largest share at 44.8%. Total loans rank second at 14.6%, nearly three times smaller. This demonstrates the importance of the funding source and that not all loans are effective. It is crucial to distinguish loans by source; that is, the effectiveness of loans is determined by the source, not the volume. Systematic changes over the years do not affect the dependent variable. Land is also important for the sustainable development of agriculture and women’s entrepreneurship (8.84%).</w:t>
      </w:r>
    </w:p>
    <w:p w14:paraId="3242077A" w14:textId="77777777" w:rsidR="009569FF" w:rsidRPr="00F728C0" w:rsidRDefault="00AC26E0" w:rsidP="00AC26E0">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w:t>
      </w:r>
      <w:del w:id="425" w:author="Editor 2" w:date="2026-05-09T06:26:00Z">
        <w:r w:rsidRPr="00F728C0">
          <w:rPr>
            <w:rFonts w:ascii="Times New Roman" w:hAnsi="Times New Roman"/>
            <w:sz w:val="24"/>
            <w:szCs w:val="24"/>
          </w:rPr>
          <w:delText>Random Forest</w:delText>
        </w:r>
      </w:del>
      <w:ins w:id="426" w:author="Editor 2" w:date="2026-05-09T06:26:00Z">
        <w:r w:rsidR="00A40E3E">
          <w:rPr>
            <w:rFonts w:ascii="Times New Roman" w:hAnsi="Times New Roman"/>
            <w:sz w:val="24"/>
            <w:szCs w:val="24"/>
          </w:rPr>
          <w:t>random forest</w:t>
        </w:r>
      </w:ins>
      <w:r w:rsidRPr="00F728C0">
        <w:rPr>
          <w:rFonts w:ascii="Times New Roman" w:hAnsi="Times New Roman"/>
          <w:sz w:val="24"/>
          <w:szCs w:val="24"/>
        </w:rPr>
        <w:t xml:space="preserve"> model showed that the variables can accurately predict outcomes and confirms a significant correlation between loans and </w:t>
      </w:r>
      <w:del w:id="427" w:author="Editor 2" w:date="2026-05-09T06:26:00Z">
        <w:r w:rsidRPr="00F728C0">
          <w:rPr>
            <w:rFonts w:ascii="Times New Roman" w:hAnsi="Times New Roman"/>
            <w:sz w:val="24"/>
            <w:szCs w:val="24"/>
          </w:rPr>
          <w:delText>women</w:delText>
        </w:r>
      </w:del>
      <w:ins w:id="428" w:author="Editor 2" w:date="2026-05-09T06:26:00Z">
        <w:r w:rsidR="00A40E3E">
          <w:rPr>
            <w:rFonts w:ascii="Times New Roman" w:hAnsi="Times New Roman"/>
            <w:sz w:val="24"/>
            <w:szCs w:val="24"/>
          </w:rPr>
          <w:t>female</w:t>
        </w:r>
      </w:ins>
      <w:r w:rsidRPr="00F728C0">
        <w:rPr>
          <w:rFonts w:ascii="Times New Roman" w:hAnsi="Times New Roman"/>
          <w:sz w:val="24"/>
          <w:szCs w:val="24"/>
        </w:rPr>
        <w:t xml:space="preserve"> farmers. The TWFE model, on the other hand, estimates the change in the outcome when each factor changes. This suggests that loans are concentrated in areas where women’s entrepreneurship </w:t>
      </w:r>
      <w:del w:id="429" w:author="Editor 2" w:date="2026-05-09T06:26:00Z">
        <w:r w:rsidRPr="00F728C0">
          <w:rPr>
            <w:rFonts w:ascii="Times New Roman" w:hAnsi="Times New Roman"/>
            <w:sz w:val="24"/>
            <w:szCs w:val="24"/>
          </w:rPr>
          <w:delText>was</w:delText>
        </w:r>
      </w:del>
      <w:ins w:id="430" w:author="Editor 2" w:date="2026-05-09T06:26:00Z">
        <w:r w:rsidR="00A40E3E">
          <w:rPr>
            <w:rFonts w:ascii="Times New Roman" w:hAnsi="Times New Roman"/>
            <w:sz w:val="24"/>
            <w:szCs w:val="24"/>
          </w:rPr>
          <w:t>has</w:t>
        </w:r>
      </w:ins>
      <w:r w:rsidRPr="00F728C0">
        <w:rPr>
          <w:rFonts w:ascii="Times New Roman" w:hAnsi="Times New Roman"/>
          <w:sz w:val="24"/>
          <w:szCs w:val="24"/>
        </w:rPr>
        <w:t xml:space="preserve"> already developed. This distinction between correlation and causation is the result of our study.</w:t>
      </w:r>
    </w:p>
    <w:p w14:paraId="2A25A1B2" w14:textId="77777777" w:rsidR="00CD1882" w:rsidRPr="00F728C0" w:rsidRDefault="00CD1882" w:rsidP="00AC26E0">
      <w:pPr>
        <w:spacing w:line="240" w:lineRule="auto"/>
        <w:ind w:firstLine="720"/>
        <w:contextualSpacing/>
        <w:jc w:val="both"/>
        <w:rPr>
          <w:rFonts w:ascii="Times New Roman" w:hAnsi="Times New Roman"/>
          <w:sz w:val="24"/>
          <w:szCs w:val="24"/>
        </w:rPr>
      </w:pPr>
    </w:p>
    <w:p w14:paraId="00B9035B" w14:textId="28D406BB" w:rsidR="002A2954" w:rsidRPr="00F728C0" w:rsidRDefault="00A40E3E" w:rsidP="00FD544E">
      <w:pPr>
        <w:spacing w:line="240" w:lineRule="auto"/>
        <w:ind w:firstLine="720"/>
        <w:contextualSpacing/>
        <w:jc w:val="center"/>
        <w:rPr>
          <w:rFonts w:ascii="Times New Roman" w:hAnsi="Times New Roman"/>
          <w:sz w:val="24"/>
          <w:szCs w:val="24"/>
        </w:rPr>
      </w:pPr>
      <w:r>
        <w:rPr>
          <w:rFonts w:ascii="Times New Roman" w:hAnsi="Times New Roman"/>
          <w:sz w:val="24"/>
          <w:szCs w:val="24"/>
        </w:rPr>
        <w:fldChar w:fldCharType="begin"/>
      </w:r>
      <w:r w:rsidR="0077628A">
        <w:rPr>
          <w:rFonts w:ascii="Times New Roman" w:hAnsi="Times New Roman"/>
          <w:sz w:val="24"/>
          <w:szCs w:val="24"/>
        </w:rPr>
        <w:instrText xml:space="preserve"> INCLUDEPICTURE "r:\\PK\\Downloads\\rf_pdp_credit.png" \* MERGEFORMAT </w:instrText>
      </w:r>
      <w:r>
        <w:rPr>
          <w:rFonts w:ascii="Times New Roman" w:hAnsi="Times New Roman"/>
          <w:sz w:val="24"/>
          <w:szCs w:val="24"/>
        </w:rPr>
        <w:fldChar w:fldCharType="separate"/>
      </w:r>
      <w:r>
        <w:rPr>
          <w:rFonts w:ascii="Times New Roman" w:hAnsi="Times New Roman"/>
          <w:sz w:val="24"/>
          <w:szCs w:val="24"/>
        </w:rPr>
        <w:pict>
          <v:shape id="_x0000_i1033" type="#_x0000_t75" style="width:284.85pt;height:169.65pt">
            <v:imagedata r:id="rId22" r:href="rId23"/>
          </v:shape>
        </w:pict>
      </w:r>
      <w:r>
        <w:rPr>
          <w:rFonts w:ascii="Times New Roman" w:hAnsi="Times New Roman"/>
          <w:sz w:val="24"/>
          <w:szCs w:val="24"/>
        </w:rPr>
        <w:fldChar w:fldCharType="end"/>
      </w:r>
    </w:p>
    <w:p w14:paraId="54C27DCB" w14:textId="77777777" w:rsidR="00AC26E0" w:rsidRPr="00F728C0" w:rsidRDefault="00AC26E0" w:rsidP="00864D64">
      <w:pPr>
        <w:ind w:firstLine="720"/>
        <w:jc w:val="both"/>
        <w:rPr>
          <w:rFonts w:ascii="Times New Roman" w:hAnsi="Times New Roman"/>
          <w:sz w:val="24"/>
          <w:szCs w:val="24"/>
          <w:lang w:val="ru-RU"/>
        </w:rPr>
      </w:pPr>
    </w:p>
    <w:p w14:paraId="4460B661" w14:textId="77777777" w:rsidR="00AC26E0" w:rsidRPr="00F728C0" w:rsidRDefault="00A40E3E" w:rsidP="00AC26E0">
      <w:pPr>
        <w:ind w:firstLine="720"/>
        <w:jc w:val="both"/>
        <w:rPr>
          <w:rFonts w:ascii="Times New Roman" w:hAnsi="Times New Roman"/>
          <w:sz w:val="24"/>
          <w:szCs w:val="24"/>
        </w:rPr>
      </w:pPr>
      <w:r w:rsidRPr="00F728C0">
        <w:rPr>
          <w:rFonts w:ascii="Times New Roman" w:hAnsi="Times New Roman"/>
          <w:sz w:val="24"/>
          <w:szCs w:val="24"/>
        </w:rPr>
        <w:t xml:space="preserve">Figure 6. Relationship between </w:t>
      </w:r>
      <w:ins w:id="431" w:author="Editor 2" w:date="2026-05-09T06:26:00Z">
        <w:r>
          <w:rPr>
            <w:rFonts w:ascii="Times New Roman" w:hAnsi="Times New Roman"/>
            <w:sz w:val="24"/>
            <w:szCs w:val="24"/>
          </w:rPr>
          <w:t xml:space="preserve">the </w:t>
        </w:r>
      </w:ins>
      <w:r w:rsidRPr="00F728C0">
        <w:rPr>
          <w:rFonts w:ascii="Times New Roman" w:hAnsi="Times New Roman"/>
          <w:sz w:val="24"/>
          <w:szCs w:val="24"/>
        </w:rPr>
        <w:t>loan amount and the number of farms owned by women</w:t>
      </w:r>
    </w:p>
    <w:p w14:paraId="4D41802D" w14:textId="77777777" w:rsidR="00864D64" w:rsidRPr="00F728C0" w:rsidRDefault="00A40E3E" w:rsidP="00354A7D">
      <w:pPr>
        <w:ind w:firstLine="720"/>
        <w:jc w:val="both"/>
        <w:rPr>
          <w:rFonts w:ascii="Times New Roman" w:hAnsi="Times New Roman"/>
          <w:sz w:val="24"/>
          <w:szCs w:val="24"/>
        </w:rPr>
      </w:pPr>
      <w:r w:rsidRPr="00F728C0">
        <w:rPr>
          <w:rFonts w:ascii="Times New Roman" w:hAnsi="Times New Roman"/>
          <w:sz w:val="24"/>
          <w:szCs w:val="24"/>
        </w:rPr>
        <w:t xml:space="preserve">The graph generated </w:t>
      </w:r>
      <w:del w:id="432" w:author="Editor 2" w:date="2026-05-09T06:26:00Z">
        <w:r w:rsidRPr="00F728C0">
          <w:rPr>
            <w:rFonts w:ascii="Times New Roman" w:hAnsi="Times New Roman"/>
            <w:sz w:val="24"/>
            <w:szCs w:val="24"/>
          </w:rPr>
          <w:delText>using</w:delText>
        </w:r>
      </w:del>
      <w:ins w:id="433" w:author="Editor 2" w:date="2026-05-09T06:26:00Z">
        <w:r>
          <w:rPr>
            <w:rFonts w:ascii="Times New Roman" w:hAnsi="Times New Roman"/>
            <w:sz w:val="24"/>
            <w:szCs w:val="24"/>
          </w:rPr>
          <w:t>via</w:t>
        </w:r>
      </w:ins>
      <w:r w:rsidRPr="00F728C0">
        <w:rPr>
          <w:rFonts w:ascii="Times New Roman" w:hAnsi="Times New Roman"/>
          <w:sz w:val="24"/>
          <w:szCs w:val="24"/>
        </w:rPr>
        <w:t xml:space="preserve"> the </w:t>
      </w:r>
      <w:del w:id="434" w:author="Editor 2" w:date="2026-05-09T06:26:00Z">
        <w:r w:rsidRPr="00F728C0">
          <w:rPr>
            <w:rFonts w:ascii="Times New Roman" w:hAnsi="Times New Roman"/>
            <w:sz w:val="24"/>
            <w:szCs w:val="24"/>
          </w:rPr>
          <w:delText>Random Forest</w:delText>
        </w:r>
      </w:del>
      <w:ins w:id="435" w:author="Editor 2" w:date="2026-05-09T06:26:00Z">
        <w:r>
          <w:rPr>
            <w:rFonts w:ascii="Times New Roman" w:hAnsi="Times New Roman"/>
            <w:sz w:val="24"/>
            <w:szCs w:val="24"/>
          </w:rPr>
          <w:t>random forest</w:t>
        </w:r>
      </w:ins>
      <w:r w:rsidRPr="00F728C0">
        <w:rPr>
          <w:rFonts w:ascii="Times New Roman" w:hAnsi="Times New Roman"/>
          <w:sz w:val="24"/>
          <w:szCs w:val="24"/>
        </w:rPr>
        <w:t xml:space="preserve"> model (Figure 6) </w:t>
      </w:r>
      <w:del w:id="436" w:author="Editor 2" w:date="2026-05-09T06:26:00Z">
        <w:r w:rsidRPr="00F728C0">
          <w:rPr>
            <w:rFonts w:ascii="Times New Roman" w:hAnsi="Times New Roman"/>
            <w:sz w:val="24"/>
            <w:szCs w:val="24"/>
          </w:rPr>
          <w:delText>shows</w:delText>
        </w:r>
      </w:del>
      <w:ins w:id="437" w:author="Editor 2" w:date="2026-05-09T06:26:00Z">
        <w:r>
          <w:rPr>
            <w:rFonts w:ascii="Times New Roman" w:hAnsi="Times New Roman"/>
            <w:sz w:val="24"/>
            <w:szCs w:val="24"/>
          </w:rPr>
          <w:t>reveals</w:t>
        </w:r>
      </w:ins>
      <w:r w:rsidRPr="00F728C0">
        <w:rPr>
          <w:rFonts w:ascii="Times New Roman" w:hAnsi="Times New Roman"/>
          <w:sz w:val="24"/>
          <w:szCs w:val="24"/>
        </w:rPr>
        <w:t xml:space="preserve"> a positive correlation between </w:t>
      </w:r>
      <w:ins w:id="438" w:author="Editor 2" w:date="2026-05-09T06:26:00Z">
        <w:r>
          <w:rPr>
            <w:rFonts w:ascii="Times New Roman" w:hAnsi="Times New Roman"/>
            <w:sz w:val="24"/>
            <w:szCs w:val="24"/>
          </w:rPr>
          <w:t xml:space="preserve">the </w:t>
        </w:r>
      </w:ins>
      <w:r w:rsidRPr="00F728C0">
        <w:rPr>
          <w:rFonts w:ascii="Times New Roman" w:hAnsi="Times New Roman"/>
          <w:sz w:val="24"/>
          <w:szCs w:val="24"/>
        </w:rPr>
        <w:t>loan amount and the predicted number of farms owned by women. The absence of a significant effect in the TWFE model indicates that the relationship observed in Figure 6 is driven by the structural characteristics of the regions</w:t>
      </w:r>
      <w:del w:id="439" w:author="Editor 2" w:date="2026-05-09T06:26:00Z">
        <w:r w:rsidRPr="00F728C0">
          <w:rPr>
            <w:rFonts w:ascii="Times New Roman" w:hAnsi="Times New Roman"/>
            <w:sz w:val="24"/>
            <w:szCs w:val="24"/>
          </w:rPr>
          <w:delText>,</w:delText>
        </w:r>
      </w:del>
      <w:r w:rsidRPr="00F728C0">
        <w:rPr>
          <w:rFonts w:ascii="Times New Roman" w:hAnsi="Times New Roman"/>
          <w:sz w:val="24"/>
          <w:szCs w:val="24"/>
        </w:rPr>
        <w:t xml:space="preserve"> rather than a causal effect of loans.</w:t>
      </w:r>
    </w:p>
    <w:p w14:paraId="64DF2F7D" w14:textId="77777777" w:rsidR="0090144D" w:rsidRPr="00F728C0" w:rsidRDefault="0090144D" w:rsidP="00F66B20">
      <w:pPr>
        <w:spacing w:line="240" w:lineRule="auto"/>
        <w:contextualSpacing/>
        <w:jc w:val="both"/>
        <w:rPr>
          <w:rFonts w:ascii="Times New Roman" w:hAnsi="Times New Roman"/>
          <w:sz w:val="24"/>
          <w:szCs w:val="24"/>
        </w:rPr>
      </w:pPr>
    </w:p>
    <w:p w14:paraId="612DB2E3" w14:textId="433055FD" w:rsidR="002A2954" w:rsidRPr="00F728C0" w:rsidRDefault="00A40E3E" w:rsidP="00FD544E">
      <w:pPr>
        <w:spacing w:line="240" w:lineRule="auto"/>
        <w:ind w:firstLine="720"/>
        <w:contextualSpacing/>
        <w:jc w:val="center"/>
        <w:rPr>
          <w:rFonts w:ascii="Times New Roman" w:hAnsi="Times New Roman"/>
          <w:sz w:val="24"/>
          <w:szCs w:val="24"/>
        </w:rPr>
      </w:pPr>
      <w:r>
        <w:rPr>
          <w:rFonts w:ascii="Times New Roman" w:hAnsi="Times New Roman"/>
          <w:sz w:val="24"/>
          <w:szCs w:val="24"/>
        </w:rPr>
        <w:fldChar w:fldCharType="begin"/>
      </w:r>
      <w:r w:rsidR="0077628A">
        <w:rPr>
          <w:rFonts w:ascii="Times New Roman" w:hAnsi="Times New Roman"/>
          <w:sz w:val="24"/>
          <w:szCs w:val="24"/>
        </w:rPr>
        <w:instrText xml:space="preserve"> INCLUDEPICTURE "r:\\PK\\Downloads\\rf_pdp_land (1).png" \* MERGEFORMAT </w:instrText>
      </w:r>
      <w:r>
        <w:rPr>
          <w:rFonts w:ascii="Times New Roman" w:hAnsi="Times New Roman"/>
          <w:sz w:val="24"/>
          <w:szCs w:val="24"/>
        </w:rPr>
        <w:fldChar w:fldCharType="separate"/>
      </w:r>
      <w:r>
        <w:rPr>
          <w:rFonts w:ascii="Times New Roman" w:hAnsi="Times New Roman"/>
          <w:sz w:val="24"/>
          <w:szCs w:val="24"/>
        </w:rPr>
        <w:pict>
          <v:shape id="_x0000_i1034" type="#_x0000_t75" style="width:353.75pt;height:209.75pt">
            <v:imagedata r:id="rId24" r:href="rId25"/>
          </v:shape>
        </w:pict>
      </w:r>
      <w:r>
        <w:rPr>
          <w:rFonts w:ascii="Times New Roman" w:hAnsi="Times New Roman"/>
          <w:sz w:val="24"/>
          <w:szCs w:val="24"/>
        </w:rPr>
        <w:fldChar w:fldCharType="end"/>
      </w:r>
    </w:p>
    <w:p w14:paraId="31349E8F" w14:textId="77777777" w:rsidR="005912E7" w:rsidRPr="00F728C0" w:rsidRDefault="005912E7" w:rsidP="003F55B4">
      <w:pPr>
        <w:spacing w:line="240" w:lineRule="auto"/>
        <w:ind w:firstLine="720"/>
        <w:contextualSpacing/>
        <w:jc w:val="both"/>
        <w:rPr>
          <w:rFonts w:ascii="Times New Roman" w:hAnsi="Times New Roman"/>
          <w:sz w:val="24"/>
          <w:szCs w:val="24"/>
        </w:rPr>
      </w:pPr>
    </w:p>
    <w:p w14:paraId="4AB3A399" w14:textId="77777777" w:rsidR="00FD544E" w:rsidRPr="00F728C0" w:rsidRDefault="00A40E3E" w:rsidP="00F66B20">
      <w:pPr>
        <w:jc w:val="both"/>
        <w:rPr>
          <w:rFonts w:ascii="Times New Roman" w:hAnsi="Times New Roman"/>
          <w:sz w:val="24"/>
          <w:szCs w:val="24"/>
        </w:rPr>
      </w:pPr>
      <w:r w:rsidRPr="00F728C0">
        <w:rPr>
          <w:rFonts w:ascii="Times New Roman" w:hAnsi="Times New Roman"/>
          <w:sz w:val="24"/>
          <w:szCs w:val="24"/>
        </w:rPr>
        <w:t>Figure 7. Relationship between access to land and the number of women-owned farms</w:t>
      </w:r>
    </w:p>
    <w:p w14:paraId="689801A4" w14:textId="77777777" w:rsidR="00F66B20" w:rsidRPr="00F728C0" w:rsidRDefault="00F66B20" w:rsidP="00FD544E">
      <w:pPr>
        <w:spacing w:line="240" w:lineRule="auto"/>
        <w:contextualSpacing/>
        <w:jc w:val="both"/>
        <w:rPr>
          <w:rFonts w:ascii="Times New Roman" w:hAnsi="Times New Roman"/>
          <w:sz w:val="24"/>
          <w:szCs w:val="24"/>
        </w:rPr>
      </w:pPr>
    </w:p>
    <w:p w14:paraId="2A83E159" w14:textId="77777777" w:rsidR="0077269A" w:rsidRPr="00F728C0" w:rsidRDefault="00791217" w:rsidP="00FD544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Figure 7 shows a nonlinear relationship between land ownership and the predicted number of farms owned by women, which is consistent with </w:t>
      </w:r>
      <w:del w:id="440" w:author="Editor 2" w:date="2026-05-09T06:26:00Z">
        <w:r w:rsidRPr="00F728C0">
          <w:rPr>
            <w:rFonts w:ascii="Times New Roman" w:hAnsi="Times New Roman"/>
            <w:sz w:val="24"/>
            <w:szCs w:val="24"/>
          </w:rPr>
          <w:delText>the</w:delText>
        </w:r>
      </w:del>
      <w:ins w:id="441" w:author="Editor 2" w:date="2026-05-09T06:26:00Z">
        <w:r w:rsidR="00A40E3E">
          <w:rPr>
            <w:rFonts w:ascii="Times New Roman" w:hAnsi="Times New Roman"/>
            <w:sz w:val="24"/>
            <w:szCs w:val="24"/>
          </w:rPr>
          <w:t>this</w:t>
        </w:r>
      </w:ins>
      <w:r w:rsidRPr="00F728C0">
        <w:rPr>
          <w:rFonts w:ascii="Times New Roman" w:hAnsi="Times New Roman"/>
          <w:sz w:val="24"/>
          <w:szCs w:val="24"/>
        </w:rPr>
        <w:t xml:space="preserve"> hypothesis </w:t>
      </w:r>
      <w:r w:rsidR="0087317F" w:rsidRPr="00F728C0">
        <w:rPr>
          <w:rFonts w:ascii="Times New Roman" w:hAnsi="Times New Roman"/>
          <w:sz w:val="24"/>
          <w:szCs w:val="24"/>
          <w:highlight w:val="yellow"/>
        </w:rPr>
        <w:t>(Lin &amp; Peng, 2025; Han &amp; Zhang, 2026, and Ye, 2025</w:t>
      </w:r>
      <w:r w:rsidR="00A40E3E" w:rsidRPr="00F728C0">
        <w:rPr>
          <w:rStyle w:val="a6"/>
          <w:rFonts w:ascii="Times New Roman" w:hAnsi="Times New Roman"/>
          <w:color w:val="0F1115"/>
          <w:sz w:val="24"/>
          <w:szCs w:val="24"/>
          <w:highlight w:val="yellow"/>
          <w:shd w:val="clear" w:color="auto" w:fill="FFFFFF"/>
        </w:rPr>
        <w:t>)</w:t>
      </w:r>
      <w:r w:rsidR="00A40E3E" w:rsidRPr="00F728C0">
        <w:rPr>
          <w:rFonts w:ascii="Times New Roman" w:hAnsi="Times New Roman"/>
          <w:sz w:val="24"/>
          <w:szCs w:val="24"/>
          <w:highlight w:val="yellow"/>
        </w:rPr>
        <w:t xml:space="preserve">. </w:t>
      </w:r>
      <w:r w:rsidR="0089421A" w:rsidRPr="00F728C0">
        <w:rPr>
          <w:rFonts w:ascii="Times New Roman" w:hAnsi="Times New Roman"/>
          <w:sz w:val="24"/>
          <w:szCs w:val="24"/>
        </w:rPr>
        <w:t xml:space="preserve">This relationship is weakly positive up to 2%, stabilizes in the range from 2% to 6%, and increases again above 6%. For Kazakhstan, this means that to </w:t>
      </w:r>
      <w:del w:id="442" w:author="Editor 2" w:date="2026-05-09T06:26:00Z">
        <w:r w:rsidR="0089421A" w:rsidRPr="00F728C0">
          <w:rPr>
            <w:rFonts w:ascii="Times New Roman" w:hAnsi="Times New Roman"/>
            <w:sz w:val="24"/>
            <w:szCs w:val="24"/>
          </w:rPr>
          <w:delText>enhance</w:delText>
        </w:r>
      </w:del>
      <w:ins w:id="443" w:author="Editor 2" w:date="2026-05-09T06:26:00Z">
        <w:r w:rsidR="00A40E3E">
          <w:rPr>
            <w:rFonts w:ascii="Times New Roman" w:hAnsi="Times New Roman"/>
            <w:sz w:val="24"/>
            <w:szCs w:val="24"/>
          </w:rPr>
          <w:t>increase</w:t>
        </w:r>
      </w:ins>
      <w:r w:rsidR="0089421A" w:rsidRPr="00F728C0">
        <w:rPr>
          <w:rFonts w:ascii="Times New Roman" w:hAnsi="Times New Roman"/>
          <w:sz w:val="24"/>
          <w:szCs w:val="24"/>
        </w:rPr>
        <w:t xml:space="preserve"> the impact of lending, it is necessary to</w:t>
      </w:r>
      <w:del w:id="444" w:author="Editor 2" w:date="2026-05-09T06:26:00Z">
        <w:r w:rsidR="0089421A" w:rsidRPr="00F728C0">
          <w:rPr>
            <w:rFonts w:ascii="Times New Roman" w:hAnsi="Times New Roman"/>
            <w:sz w:val="24"/>
            <w:szCs w:val="24"/>
          </w:rPr>
          <w:delText xml:space="preserve">  </w:delText>
        </w:r>
      </w:del>
      <w:ins w:id="445" w:author="Editor 2" w:date="2026-05-09T06:26:00Z">
        <w:r w:rsidR="00A40E3E">
          <w:rPr>
            <w:rFonts w:ascii="Times New Roman" w:hAnsi="Times New Roman"/>
            <w:sz w:val="24"/>
            <w:szCs w:val="24"/>
          </w:rPr>
          <w:t xml:space="preserve"> </w:t>
        </w:r>
      </w:ins>
      <w:r w:rsidR="0089421A" w:rsidRPr="00F728C0">
        <w:rPr>
          <w:rFonts w:ascii="Times New Roman" w:hAnsi="Times New Roman"/>
          <w:sz w:val="24"/>
          <w:szCs w:val="24"/>
        </w:rPr>
        <w:t>overcome the 2% threshold in land ownership. Overcoming this barrier will lead to a multiplier effect and the use of land as a financial asset (consistent with the “critical minimum of assets” hypothesis for entrepreneurial activity</w:t>
      </w:r>
      <w:r w:rsidR="0089421A" w:rsidRPr="00F728C0">
        <w:rPr>
          <w:rFonts w:ascii="Times New Roman" w:hAnsi="Times New Roman"/>
          <w:color w:val="222222"/>
          <w:sz w:val="24"/>
          <w:szCs w:val="24"/>
          <w:highlight w:val="yellow"/>
          <w:shd w:val="clear" w:color="auto" w:fill="FFFFFF"/>
        </w:rPr>
        <w:t>,</w:t>
      </w:r>
      <w:r w:rsidR="0089421A" w:rsidRPr="00F728C0">
        <w:rPr>
          <w:rFonts w:ascii="Times New Roman" w:hAnsi="Times New Roman"/>
          <w:sz w:val="24"/>
          <w:szCs w:val="24"/>
        </w:rPr>
        <w:t xml:space="preserve"> </w:t>
      </w:r>
      <w:r w:rsidR="0089421A" w:rsidRPr="00F728C0">
        <w:rPr>
          <w:rFonts w:ascii="Times New Roman" w:hAnsi="Times New Roman"/>
          <w:color w:val="222222"/>
          <w:sz w:val="24"/>
          <w:szCs w:val="24"/>
          <w:highlight w:val="yellow"/>
          <w:shd w:val="clear" w:color="auto" w:fill="FFFFFF"/>
        </w:rPr>
        <w:t>Carter, 2022).</w:t>
      </w:r>
    </w:p>
    <w:p w14:paraId="2068D4F9" w14:textId="77777777" w:rsidR="00354A7D" w:rsidRPr="00F728C0" w:rsidRDefault="00A40E3E" w:rsidP="00354A7D">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However, the quality of the </w:t>
      </w:r>
      <w:del w:id="446" w:author="Editor 2" w:date="2026-05-09T06:26:00Z">
        <w:r w:rsidRPr="00F728C0">
          <w:rPr>
            <w:rFonts w:ascii="Times New Roman" w:hAnsi="Times New Roman"/>
            <w:sz w:val="24"/>
            <w:szCs w:val="24"/>
          </w:rPr>
          <w:delText>Random Forest</w:delText>
        </w:r>
      </w:del>
      <w:ins w:id="447" w:author="Editor 2" w:date="2026-05-09T06:26:00Z">
        <w:r>
          <w:rPr>
            <w:rFonts w:ascii="Times New Roman" w:hAnsi="Times New Roman"/>
            <w:sz w:val="24"/>
            <w:szCs w:val="24"/>
          </w:rPr>
          <w:t>random forest</w:t>
        </w:r>
      </w:ins>
      <w:r w:rsidRPr="00F728C0">
        <w:rPr>
          <w:rFonts w:ascii="Times New Roman" w:hAnsi="Times New Roman"/>
          <w:sz w:val="24"/>
          <w:szCs w:val="24"/>
        </w:rPr>
        <w:t xml:space="preserve"> model was low: RMSE = 0.95, R² = –0.56. The negative coefficient of determination indicates that the model </w:t>
      </w:r>
      <w:del w:id="448" w:author="Editor 2" w:date="2026-05-09T06:26:00Z">
        <w:r w:rsidRPr="00F728C0">
          <w:rPr>
            <w:rFonts w:ascii="Times New Roman" w:hAnsi="Times New Roman"/>
            <w:sz w:val="24"/>
            <w:szCs w:val="24"/>
          </w:rPr>
          <w:delText>predicts</w:delText>
        </w:r>
      </w:del>
      <w:ins w:id="449" w:author="Editor 2" w:date="2026-05-09T06:26:00Z">
        <w:r>
          <w:rPr>
            <w:rFonts w:ascii="Times New Roman" w:hAnsi="Times New Roman"/>
            <w:sz w:val="24"/>
            <w:szCs w:val="24"/>
          </w:rPr>
          <w:t>prediction is</w:t>
        </w:r>
      </w:ins>
      <w:r w:rsidRPr="00F728C0">
        <w:rPr>
          <w:rFonts w:ascii="Times New Roman" w:hAnsi="Times New Roman"/>
          <w:sz w:val="24"/>
          <w:szCs w:val="24"/>
        </w:rPr>
        <w:t xml:space="preserve"> worse than the simple average. This suggests that the </w:t>
      </w:r>
      <w:del w:id="450" w:author="Editor 2" w:date="2026-05-09T06:26:00Z">
        <w:r w:rsidRPr="00F728C0">
          <w:rPr>
            <w:rFonts w:ascii="Times New Roman" w:hAnsi="Times New Roman"/>
            <w:sz w:val="24"/>
            <w:szCs w:val="24"/>
          </w:rPr>
          <w:delText>Random Forest</w:delText>
        </w:r>
      </w:del>
      <w:ins w:id="451" w:author="Editor 2" w:date="2026-05-09T06:26:00Z">
        <w:r>
          <w:rPr>
            <w:rFonts w:ascii="Times New Roman" w:hAnsi="Times New Roman"/>
            <w:sz w:val="24"/>
            <w:szCs w:val="24"/>
          </w:rPr>
          <w:t>random forest</w:t>
        </w:r>
      </w:ins>
      <w:r w:rsidRPr="00F728C0">
        <w:rPr>
          <w:rFonts w:ascii="Times New Roman" w:hAnsi="Times New Roman"/>
          <w:sz w:val="24"/>
          <w:szCs w:val="24"/>
        </w:rPr>
        <w:t xml:space="preserve"> model cannot adequately capture regional characteristics without introducing fixed effects. This confirms our main conclusion that lending is not the cause of the growth in the number of farms owned by women. Consequently, a more complex model, such as </w:t>
      </w:r>
      <w:ins w:id="452" w:author="Editor 2" w:date="2026-05-09T06:26:00Z">
        <w:r>
          <w:rPr>
            <w:rFonts w:ascii="Times New Roman" w:hAnsi="Times New Roman"/>
            <w:sz w:val="24"/>
            <w:szCs w:val="24"/>
          </w:rPr>
          <w:t xml:space="preserve">the </w:t>
        </w:r>
      </w:ins>
      <w:r w:rsidRPr="00F728C0">
        <w:rPr>
          <w:rFonts w:ascii="Times New Roman" w:hAnsi="Times New Roman"/>
          <w:sz w:val="24"/>
          <w:szCs w:val="24"/>
        </w:rPr>
        <w:t>TWFE</w:t>
      </w:r>
      <w:ins w:id="453" w:author="Editor 2" w:date="2026-05-09T06:26:00Z">
        <w:r>
          <w:rPr>
            <w:rFonts w:ascii="Times New Roman" w:hAnsi="Times New Roman"/>
            <w:sz w:val="24"/>
            <w:szCs w:val="24"/>
          </w:rPr>
          <w:t xml:space="preserve"> model</w:t>
        </w:r>
      </w:ins>
      <w:r w:rsidRPr="00F728C0">
        <w:rPr>
          <w:rFonts w:ascii="Times New Roman" w:hAnsi="Times New Roman"/>
          <w:sz w:val="24"/>
          <w:szCs w:val="24"/>
        </w:rPr>
        <w:t xml:space="preserve">, is needed, </w:t>
      </w:r>
      <w:del w:id="454" w:author="Editor 2" w:date="2026-05-09T06:26:00Z">
        <w:r w:rsidRPr="00F728C0">
          <w:rPr>
            <w:rFonts w:ascii="Times New Roman" w:hAnsi="Times New Roman"/>
            <w:sz w:val="24"/>
            <w:szCs w:val="24"/>
          </w:rPr>
          <w:delText>one that</w:delText>
        </w:r>
      </w:del>
      <w:ins w:id="455" w:author="Editor 2" w:date="2026-05-09T06:26:00Z">
        <w:r>
          <w:rPr>
            <w:rFonts w:ascii="Times New Roman" w:hAnsi="Times New Roman"/>
            <w:sz w:val="24"/>
            <w:szCs w:val="24"/>
          </w:rPr>
          <w:t>which</w:t>
        </w:r>
      </w:ins>
      <w:r w:rsidRPr="00F728C0">
        <w:rPr>
          <w:rFonts w:ascii="Times New Roman" w:hAnsi="Times New Roman"/>
          <w:sz w:val="24"/>
          <w:szCs w:val="24"/>
        </w:rPr>
        <w:t xml:space="preserve"> accounts for regional heterogeneity and demonstrates that lending has no </w:t>
      </w:r>
      <w:del w:id="456" w:author="Editor 2" w:date="2026-05-09T06:26:00Z">
        <w:r w:rsidRPr="00F728C0">
          <w:rPr>
            <w:rFonts w:ascii="Times New Roman" w:hAnsi="Times New Roman"/>
            <w:sz w:val="24"/>
            <w:szCs w:val="24"/>
          </w:rPr>
          <w:delText>impact</w:delText>
        </w:r>
      </w:del>
      <w:ins w:id="457" w:author="Editor 2" w:date="2026-05-09T06:26:00Z">
        <w:r>
          <w:rPr>
            <w:rFonts w:ascii="Times New Roman" w:hAnsi="Times New Roman"/>
            <w:sz w:val="24"/>
            <w:szCs w:val="24"/>
          </w:rPr>
          <w:t>effect</w:t>
        </w:r>
      </w:ins>
      <w:r w:rsidRPr="00F728C0">
        <w:rPr>
          <w:rFonts w:ascii="Times New Roman" w:hAnsi="Times New Roman"/>
          <w:sz w:val="24"/>
          <w:szCs w:val="24"/>
        </w:rPr>
        <w:t xml:space="preserve"> on the development of farms owned by women.</w:t>
      </w:r>
    </w:p>
    <w:p w14:paraId="70BF0C6D" w14:textId="77777777" w:rsidR="00354A7D" w:rsidRPr="00F728C0" w:rsidRDefault="00354A7D" w:rsidP="00354A7D">
      <w:pPr>
        <w:ind w:firstLine="720"/>
        <w:jc w:val="both"/>
        <w:rPr>
          <w:rFonts w:ascii="Times New Roman" w:hAnsi="Times New Roman"/>
          <w:sz w:val="24"/>
          <w:szCs w:val="24"/>
        </w:rPr>
      </w:pPr>
    </w:p>
    <w:p w14:paraId="6C4CA5BC" w14:textId="77777777" w:rsidR="00354A7D" w:rsidRPr="00F728C0" w:rsidRDefault="00A40E3E" w:rsidP="00354A7D">
      <w:pPr>
        <w:ind w:firstLine="720"/>
        <w:jc w:val="both"/>
        <w:rPr>
          <w:rFonts w:ascii="Times New Roman" w:hAnsi="Times New Roman"/>
          <w:sz w:val="24"/>
          <w:szCs w:val="24"/>
        </w:rPr>
      </w:pPr>
      <w:r w:rsidRPr="00F728C0">
        <w:rPr>
          <w:rFonts w:ascii="Times New Roman" w:hAnsi="Times New Roman"/>
          <w:sz w:val="24"/>
          <w:szCs w:val="24"/>
        </w:rPr>
        <w:t>An analysis of panel data for 20 regions of Kazakhstan covering the years 2015–2024 reveals several key findings.</w:t>
      </w:r>
    </w:p>
    <w:p w14:paraId="537F0C1D" w14:textId="77777777" w:rsidR="00DE5761" w:rsidRPr="00F728C0" w:rsidRDefault="00A40E3E" w:rsidP="00354A7D">
      <w:pPr>
        <w:ind w:firstLine="720"/>
        <w:jc w:val="both"/>
        <w:rPr>
          <w:rFonts w:ascii="Times New Roman" w:hAnsi="Times New Roman"/>
          <w:sz w:val="24"/>
          <w:szCs w:val="24"/>
        </w:rPr>
      </w:pPr>
      <w:r w:rsidRPr="00F728C0">
        <w:rPr>
          <w:rFonts w:ascii="Times New Roman" w:hAnsi="Times New Roman"/>
          <w:sz w:val="24"/>
          <w:szCs w:val="24"/>
        </w:rPr>
        <w:t xml:space="preserve">1. Lending does not have a negative </w:t>
      </w:r>
      <w:del w:id="458" w:author="Editor 2" w:date="2026-05-09T06:26:00Z">
        <w:r w:rsidRPr="00F728C0">
          <w:rPr>
            <w:rFonts w:ascii="Times New Roman" w:hAnsi="Times New Roman"/>
            <w:sz w:val="24"/>
            <w:szCs w:val="24"/>
          </w:rPr>
          <w:delText>impact</w:delText>
        </w:r>
      </w:del>
      <w:ins w:id="459" w:author="Editor 2" w:date="2026-05-09T06:26:00Z">
        <w:r>
          <w:rPr>
            <w:rFonts w:ascii="Times New Roman" w:hAnsi="Times New Roman"/>
            <w:sz w:val="24"/>
            <w:szCs w:val="24"/>
          </w:rPr>
          <w:t>effect</w:t>
        </w:r>
      </w:ins>
      <w:r w:rsidRPr="00F728C0">
        <w:rPr>
          <w:rFonts w:ascii="Times New Roman" w:hAnsi="Times New Roman"/>
          <w:sz w:val="24"/>
          <w:szCs w:val="24"/>
        </w:rPr>
        <w:t xml:space="preserve"> on the growth in the number of farms owned by women. A simple </w:t>
      </w:r>
      <w:del w:id="460" w:author="Editor 2" w:date="2026-05-09T06:26:00Z">
        <w:r w:rsidRPr="00F728C0">
          <w:rPr>
            <w:rFonts w:ascii="Times New Roman" w:hAnsi="Times New Roman"/>
            <w:sz w:val="24"/>
            <w:szCs w:val="24"/>
          </w:rPr>
          <w:delText>Pooled</w:delText>
        </w:r>
      </w:del>
      <w:ins w:id="461" w:author="Editor 2" w:date="2026-05-09T06:26:00Z">
        <w:r>
          <w:rPr>
            <w:rFonts w:ascii="Times New Roman" w:hAnsi="Times New Roman"/>
            <w:sz w:val="24"/>
            <w:szCs w:val="24"/>
          </w:rPr>
          <w:t>pooled</w:t>
        </w:r>
      </w:ins>
      <w:r w:rsidRPr="00F728C0">
        <w:rPr>
          <w:rFonts w:ascii="Times New Roman" w:hAnsi="Times New Roman"/>
          <w:sz w:val="24"/>
          <w:szCs w:val="24"/>
        </w:rPr>
        <w:t xml:space="preserve"> OLS model shows a positive relationship: a 1% increase in lending is associated with a 0.73% increase in the number of farms (p &lt; 0.001). When </w:t>
      </w:r>
      <w:del w:id="462" w:author="Editor 2" w:date="2026-05-09T06:26:00Z">
        <w:r w:rsidRPr="00F728C0">
          <w:rPr>
            <w:rFonts w:ascii="Times New Roman" w:hAnsi="Times New Roman"/>
            <w:sz w:val="24"/>
            <w:szCs w:val="24"/>
          </w:rPr>
          <w:delText xml:space="preserve">applying </w:delText>
        </w:r>
      </w:del>
      <w:r w:rsidRPr="00F728C0">
        <w:rPr>
          <w:rFonts w:ascii="Times New Roman" w:hAnsi="Times New Roman"/>
          <w:sz w:val="24"/>
          <w:szCs w:val="24"/>
        </w:rPr>
        <w:t>time- and region-fixed effects (</w:t>
      </w:r>
      <w:del w:id="463" w:author="Editor 2" w:date="2026-05-09T06:26:00Z">
        <w:r w:rsidRPr="00F728C0">
          <w:rPr>
            <w:rFonts w:ascii="Times New Roman" w:hAnsi="Times New Roman"/>
            <w:sz w:val="24"/>
            <w:szCs w:val="24"/>
          </w:rPr>
          <w:delText>TWFE)</w:delText>
        </w:r>
      </w:del>
      <w:ins w:id="464" w:author="Editor 2" w:date="2026-05-09T06:26:00Z">
        <w:r>
          <w:rPr>
            <w:rFonts w:ascii="Times New Roman" w:hAnsi="Times New Roman"/>
            <w:sz w:val="24"/>
            <w:szCs w:val="24"/>
          </w:rPr>
          <w:t>TWEEs) are applied</w:t>
        </w:r>
      </w:ins>
      <w:r w:rsidRPr="00F728C0">
        <w:rPr>
          <w:rFonts w:ascii="Times New Roman" w:hAnsi="Times New Roman"/>
          <w:sz w:val="24"/>
          <w:szCs w:val="24"/>
        </w:rPr>
        <w:t xml:space="preserve">, the coefficient </w:t>
      </w:r>
      <w:del w:id="465" w:author="Editor 2" w:date="2026-05-09T06:26:00Z">
        <w:r w:rsidRPr="00F728C0">
          <w:rPr>
            <w:rFonts w:ascii="Times New Roman" w:hAnsi="Times New Roman"/>
            <w:sz w:val="24"/>
            <w:szCs w:val="24"/>
          </w:rPr>
          <w:delText>drops</w:delText>
        </w:r>
      </w:del>
      <w:ins w:id="466" w:author="Editor 2" w:date="2026-05-09T06:26:00Z">
        <w:r>
          <w:rPr>
            <w:rFonts w:ascii="Times New Roman" w:hAnsi="Times New Roman"/>
            <w:sz w:val="24"/>
            <w:szCs w:val="24"/>
          </w:rPr>
          <w:t>decreases</w:t>
        </w:r>
      </w:ins>
      <w:r w:rsidRPr="00F728C0">
        <w:rPr>
          <w:rFonts w:ascii="Times New Roman" w:hAnsi="Times New Roman"/>
          <w:sz w:val="24"/>
          <w:szCs w:val="24"/>
        </w:rPr>
        <w:t xml:space="preserve"> to 0.044, meaning </w:t>
      </w:r>
      <w:ins w:id="467" w:author="Editor 2" w:date="2026-05-09T06:26:00Z">
        <w:r>
          <w:rPr>
            <w:rFonts w:ascii="Times New Roman" w:hAnsi="Times New Roman"/>
            <w:sz w:val="24"/>
            <w:szCs w:val="24"/>
          </w:rPr>
          <w:t xml:space="preserve">that </w:t>
        </w:r>
      </w:ins>
      <w:r w:rsidRPr="00F728C0">
        <w:rPr>
          <w:rFonts w:ascii="Times New Roman" w:hAnsi="Times New Roman"/>
          <w:sz w:val="24"/>
          <w:szCs w:val="24"/>
        </w:rPr>
        <w:t>it becomes insignificant (p = 0.596). Consequently, the correlation we observed is not explained by the fact that loans support women’s businesses in Kazakhstan</w:t>
      </w:r>
      <w:del w:id="468" w:author="Editor 2" w:date="2026-05-09T06:26:00Z">
        <w:r w:rsidRPr="00F728C0">
          <w:rPr>
            <w:rFonts w:ascii="Times New Roman" w:hAnsi="Times New Roman"/>
            <w:sz w:val="24"/>
            <w:szCs w:val="24"/>
          </w:rPr>
          <w:delText>,</w:delText>
        </w:r>
      </w:del>
      <w:r w:rsidRPr="00F728C0">
        <w:rPr>
          <w:rFonts w:ascii="Times New Roman" w:hAnsi="Times New Roman"/>
          <w:sz w:val="24"/>
          <w:szCs w:val="24"/>
        </w:rPr>
        <w:t xml:space="preserve"> but rather by the fact that they are primarily directed toward more developed regions.</w:t>
      </w:r>
    </w:p>
    <w:p w14:paraId="4C00A740" w14:textId="77777777" w:rsidR="005208AA" w:rsidRPr="00F728C0" w:rsidRDefault="00FD4B82" w:rsidP="00973DF8">
      <w:pPr>
        <w:ind w:firstLine="720"/>
        <w:jc w:val="both"/>
        <w:rPr>
          <w:rFonts w:ascii="Times New Roman" w:hAnsi="Times New Roman"/>
          <w:sz w:val="24"/>
          <w:szCs w:val="24"/>
        </w:rPr>
      </w:pPr>
      <w:r w:rsidRPr="00F728C0">
        <w:rPr>
          <w:rFonts w:ascii="Times New Roman" w:hAnsi="Times New Roman"/>
          <w:sz w:val="24"/>
          <w:szCs w:val="24"/>
        </w:rPr>
        <w:t xml:space="preserve">2. The result is robust. We disaggregated the loans by source (KazAgroFinance, Agrarian Credit Corporation, Financial Support Fund), but none yielded a significant effect. The sample under study was reduced to 88 observations (there </w:t>
      </w:r>
      <w:del w:id="469" w:author="Editor 2" w:date="2026-05-09T06:26:00Z">
        <w:r w:rsidRPr="00F728C0">
          <w:rPr>
            <w:rFonts w:ascii="Times New Roman" w:hAnsi="Times New Roman"/>
            <w:sz w:val="24"/>
            <w:szCs w:val="24"/>
          </w:rPr>
          <w:delText>is less</w:delText>
        </w:r>
      </w:del>
      <w:ins w:id="470" w:author="Editor 2" w:date="2026-05-09T06:26:00Z">
        <w:r w:rsidR="00A40E3E">
          <w:rPr>
            <w:rFonts w:ascii="Times New Roman" w:hAnsi="Times New Roman"/>
            <w:sz w:val="24"/>
            <w:szCs w:val="24"/>
          </w:rPr>
          <w:t>are fewer</w:t>
        </w:r>
      </w:ins>
      <w:r w:rsidRPr="00F728C0">
        <w:rPr>
          <w:rFonts w:ascii="Times New Roman" w:hAnsi="Times New Roman"/>
          <w:sz w:val="24"/>
          <w:szCs w:val="24"/>
        </w:rPr>
        <w:t xml:space="preserve"> data for the Financial Support Fund), but all three components yielded the same result. These results showed that lending does not play a significant role in the emergence of new women-owned farms.</w:t>
      </w:r>
    </w:p>
    <w:p w14:paraId="501D1F9C" w14:textId="77777777" w:rsidR="005208AA" w:rsidRPr="00F728C0" w:rsidRDefault="00A40E3E" w:rsidP="005208A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3. Access to land </w:t>
      </w:r>
      <w:del w:id="471" w:author="Editor 2" w:date="2026-05-09T06:26:00Z">
        <w:r w:rsidRPr="00F728C0">
          <w:rPr>
            <w:rFonts w:ascii="Times New Roman" w:hAnsi="Times New Roman"/>
            <w:sz w:val="24"/>
            <w:szCs w:val="24"/>
          </w:rPr>
          <w:delText>as</w:delText>
        </w:r>
      </w:del>
      <w:ins w:id="472" w:author="Editor 2" w:date="2026-05-09T06:26:00Z">
        <w:r>
          <w:rPr>
            <w:rFonts w:ascii="Times New Roman" w:hAnsi="Times New Roman"/>
            <w:sz w:val="24"/>
            <w:szCs w:val="24"/>
          </w:rPr>
          <w:t>is</w:t>
        </w:r>
      </w:ins>
      <w:r w:rsidRPr="00F728C0">
        <w:rPr>
          <w:rFonts w:ascii="Times New Roman" w:hAnsi="Times New Roman"/>
          <w:sz w:val="24"/>
          <w:szCs w:val="24"/>
        </w:rPr>
        <w:t xml:space="preserve"> an institutional factor in the successful development of women’s entrepreneurship in agriculture. The share of land held by women farmers averages just 2.01% (median 1.19%), and in some regions</w:t>
      </w:r>
      <w:ins w:id="473" w:author="Editor 2" w:date="2026-05-09T06:26:00Z">
        <w:r>
          <w:rPr>
            <w:rFonts w:ascii="Times New Roman" w:hAnsi="Times New Roman"/>
            <w:sz w:val="24"/>
            <w:szCs w:val="24"/>
          </w:rPr>
          <w:t>,</w:t>
        </w:r>
      </w:ins>
      <w:r w:rsidRPr="00F728C0">
        <w:rPr>
          <w:rFonts w:ascii="Times New Roman" w:hAnsi="Times New Roman"/>
          <w:sz w:val="24"/>
          <w:szCs w:val="24"/>
        </w:rPr>
        <w:t xml:space="preserve"> it is close to zero. This finding indicates that without resolving the issue of access to land, credit support alone cannot stimulate the growth of women’s entrepreneurship in Kazakhstan’s agricultural sector.</w:t>
      </w:r>
    </w:p>
    <w:p w14:paraId="085289F4" w14:textId="77777777" w:rsidR="00973DF8" w:rsidRPr="00F728C0" w:rsidRDefault="00A40E3E" w:rsidP="001A46DF">
      <w:pPr>
        <w:ind w:firstLine="720"/>
        <w:jc w:val="both"/>
        <w:rPr>
          <w:rFonts w:ascii="Times New Roman" w:hAnsi="Times New Roman"/>
          <w:sz w:val="24"/>
          <w:szCs w:val="24"/>
        </w:rPr>
      </w:pPr>
      <w:r w:rsidRPr="00F728C0">
        <w:rPr>
          <w:rFonts w:ascii="Times New Roman" w:hAnsi="Times New Roman"/>
          <w:sz w:val="24"/>
          <w:szCs w:val="24"/>
        </w:rPr>
        <w:t xml:space="preserve">4. Two clusters of rural development. Cluster analysis (k-means) revealed a consistent division of regions into two groups. Cluster 0 (15 regions) is characterized by a high level of women’s farming (log_women_farms = 7.71) and lending (log_credit_total = 8.02). It has relatively </w:t>
      </w:r>
      <w:del w:id="474" w:author="Editor 2" w:date="2026-05-09T06:26:00Z">
        <w:r w:rsidRPr="00F728C0">
          <w:rPr>
            <w:rFonts w:ascii="Times New Roman" w:hAnsi="Times New Roman"/>
            <w:sz w:val="24"/>
            <w:szCs w:val="24"/>
          </w:rPr>
          <w:delText>higher</w:delText>
        </w:r>
      </w:del>
      <w:ins w:id="475" w:author="Editor 2" w:date="2026-05-09T06:26:00Z">
        <w:r>
          <w:rPr>
            <w:rFonts w:ascii="Times New Roman" w:hAnsi="Times New Roman"/>
            <w:sz w:val="24"/>
            <w:szCs w:val="24"/>
          </w:rPr>
          <w:t>greater</w:t>
        </w:r>
      </w:ins>
      <w:r w:rsidRPr="00F728C0">
        <w:rPr>
          <w:rFonts w:ascii="Times New Roman" w:hAnsi="Times New Roman"/>
          <w:sz w:val="24"/>
          <w:szCs w:val="24"/>
        </w:rPr>
        <w:t xml:space="preserve"> access to land for women farmers (2.3%), but </w:t>
      </w:r>
      <w:ins w:id="476" w:author="Editor 2" w:date="2026-05-09T06:26:00Z">
        <w:r>
          <w:rPr>
            <w:rFonts w:ascii="Times New Roman" w:hAnsi="Times New Roman"/>
            <w:sz w:val="24"/>
            <w:szCs w:val="24"/>
          </w:rPr>
          <w:t xml:space="preserve">it has </w:t>
        </w:r>
      </w:ins>
      <w:r w:rsidRPr="00F728C0">
        <w:rPr>
          <w:rFonts w:ascii="Times New Roman" w:hAnsi="Times New Roman"/>
          <w:sz w:val="24"/>
          <w:szCs w:val="24"/>
        </w:rPr>
        <w:t xml:space="preserve">a moderate growth rate of 9.5% per year. Cluster 1 (5 regions) </w:t>
      </w:r>
      <w:del w:id="477" w:author="Editor 2" w:date="2026-05-09T06:26:00Z">
        <w:r w:rsidRPr="00F728C0">
          <w:rPr>
            <w:rFonts w:ascii="Times New Roman" w:hAnsi="Times New Roman"/>
            <w:sz w:val="24"/>
            <w:szCs w:val="24"/>
          </w:rPr>
          <w:delText>exhibits</w:delText>
        </w:r>
      </w:del>
      <w:ins w:id="478" w:author="Editor 2" w:date="2026-05-09T06:26:00Z">
        <w:r>
          <w:rPr>
            <w:rFonts w:ascii="Times New Roman" w:hAnsi="Times New Roman"/>
            <w:sz w:val="24"/>
            <w:szCs w:val="24"/>
          </w:rPr>
          <w:t>presents</w:t>
        </w:r>
      </w:ins>
      <w:r w:rsidRPr="00F728C0">
        <w:rPr>
          <w:rFonts w:ascii="Times New Roman" w:hAnsi="Times New Roman"/>
          <w:sz w:val="24"/>
          <w:szCs w:val="24"/>
        </w:rPr>
        <w:t xml:space="preserve"> low baseline levels (log_women_farms = 6.35, log_credit_total = 6.75)</w:t>
      </w:r>
      <w:del w:id="479" w:author="Editor 2" w:date="2026-05-09T06:26:00Z">
        <w:r w:rsidRPr="00F728C0">
          <w:rPr>
            <w:rFonts w:ascii="Times New Roman" w:hAnsi="Times New Roman"/>
            <w:sz w:val="24"/>
            <w:szCs w:val="24"/>
          </w:rPr>
          <w:delText>,</w:delText>
        </w:r>
      </w:del>
      <w:r w:rsidRPr="00F728C0">
        <w:rPr>
          <w:rFonts w:ascii="Times New Roman" w:hAnsi="Times New Roman"/>
          <w:sz w:val="24"/>
          <w:szCs w:val="24"/>
        </w:rPr>
        <w:t xml:space="preserve"> </w:t>
      </w:r>
      <w:ins w:id="480" w:author="Editor 2" w:date="2026-05-09T06:26:00Z">
        <w:r>
          <w:rPr>
            <w:rFonts w:ascii="Times New Roman" w:hAnsi="Times New Roman"/>
            <w:sz w:val="24"/>
            <w:szCs w:val="24"/>
          </w:rPr>
          <w:t xml:space="preserve">and </w:t>
        </w:r>
      </w:ins>
      <w:r w:rsidRPr="00F728C0">
        <w:rPr>
          <w:rFonts w:ascii="Times New Roman" w:hAnsi="Times New Roman"/>
          <w:sz w:val="24"/>
          <w:szCs w:val="24"/>
        </w:rPr>
        <w:t xml:space="preserve">extremely limited access to land (0.18%), but </w:t>
      </w:r>
      <w:del w:id="481" w:author="Editor 2" w:date="2026-05-09T06:26:00Z">
        <w:r w:rsidRPr="00F728C0">
          <w:rPr>
            <w:rFonts w:ascii="Times New Roman" w:hAnsi="Times New Roman"/>
            <w:sz w:val="24"/>
            <w:szCs w:val="24"/>
          </w:rPr>
          <w:delText>growth of</w:delText>
        </w:r>
      </w:del>
      <w:ins w:id="482" w:author="Editor 2" w:date="2026-05-09T06:26:00Z">
        <w:r>
          <w:rPr>
            <w:rFonts w:ascii="Times New Roman" w:hAnsi="Times New Roman"/>
            <w:sz w:val="24"/>
            <w:szCs w:val="24"/>
          </w:rPr>
          <w:t>it grows</w:t>
        </w:r>
      </w:ins>
      <w:r w:rsidRPr="00F728C0">
        <w:rPr>
          <w:rFonts w:ascii="Times New Roman" w:hAnsi="Times New Roman"/>
          <w:sz w:val="24"/>
          <w:szCs w:val="24"/>
        </w:rPr>
        <w:t xml:space="preserve"> approximately 34.5% per year. Regions with low starting levels are characterized by rapid growth, but this growth is not linked to the current volume of loans, which also remains low in these regions </w:t>
      </w:r>
      <w:r w:rsidRPr="00F728C0">
        <w:rPr>
          <w:rFonts w:ascii="Times New Roman" w:hAnsi="Times New Roman"/>
          <w:color w:val="0F1115"/>
          <w:sz w:val="24"/>
          <w:szCs w:val="24"/>
          <w:shd w:val="clear" w:color="auto" w:fill="FFFFFF"/>
        </w:rPr>
        <w:t xml:space="preserve">(confirming </w:t>
      </w:r>
      <w:r w:rsidR="00B70E84" w:rsidRPr="00F728C0">
        <w:rPr>
          <w:rFonts w:ascii="Times New Roman" w:hAnsi="Times New Roman"/>
          <w:sz w:val="24"/>
          <w:szCs w:val="24"/>
        </w:rPr>
        <w:t xml:space="preserve">the absence of a uniform lending effect in </w:t>
      </w:r>
      <w:ins w:id="483" w:author="Editor 2" w:date="2026-05-09T06:26:00Z">
        <w:r>
          <w:rPr>
            <w:rFonts w:ascii="Times New Roman" w:hAnsi="Times New Roman"/>
            <w:sz w:val="24"/>
            <w:szCs w:val="24"/>
          </w:rPr>
          <w:t xml:space="preserve">the </w:t>
        </w:r>
      </w:ins>
      <w:r w:rsidR="00B70E84" w:rsidRPr="00F728C0">
        <w:rPr>
          <w:rFonts w:ascii="Times New Roman" w:hAnsi="Times New Roman"/>
          <w:sz w:val="24"/>
          <w:szCs w:val="24"/>
        </w:rPr>
        <w:t>TWFE).</w:t>
      </w:r>
    </w:p>
    <w:p w14:paraId="618306CB" w14:textId="77777777" w:rsidR="003C38C7" w:rsidRPr="00F728C0" w:rsidRDefault="00A40E3E" w:rsidP="003C38C7">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5. Loans effectively support but do not influence the development of agriculture in Kazakhstan. Analysis </w:t>
      </w:r>
      <w:del w:id="484" w:author="Editor 2" w:date="2026-05-09T06:26:00Z">
        <w:r w:rsidRPr="00F728C0">
          <w:rPr>
            <w:rFonts w:ascii="Times New Roman" w:hAnsi="Times New Roman"/>
            <w:sz w:val="24"/>
            <w:szCs w:val="24"/>
          </w:rPr>
          <w:delText>using</w:delText>
        </w:r>
      </w:del>
      <w:ins w:id="485" w:author="Editor 2" w:date="2026-05-09T06:26:00Z">
        <w:r>
          <w:rPr>
            <w:rFonts w:ascii="Times New Roman" w:hAnsi="Times New Roman"/>
            <w:sz w:val="24"/>
            <w:szCs w:val="24"/>
          </w:rPr>
          <w:t>via</w:t>
        </w:r>
      </w:ins>
      <w:r w:rsidRPr="00F728C0">
        <w:rPr>
          <w:rFonts w:ascii="Times New Roman" w:hAnsi="Times New Roman"/>
          <w:sz w:val="24"/>
          <w:szCs w:val="24"/>
        </w:rPr>
        <w:t xml:space="preserve"> the </w:t>
      </w:r>
      <w:del w:id="486" w:author="Editor 2" w:date="2026-05-09T06:26:00Z">
        <w:r w:rsidRPr="00F728C0">
          <w:rPr>
            <w:rFonts w:ascii="Times New Roman" w:hAnsi="Times New Roman"/>
            <w:sz w:val="24"/>
            <w:szCs w:val="24"/>
          </w:rPr>
          <w:delText>Random Forest</w:delText>
        </w:r>
      </w:del>
      <w:ins w:id="487" w:author="Editor 2" w:date="2026-05-09T06:26:00Z">
        <w:r>
          <w:rPr>
            <w:rFonts w:ascii="Times New Roman" w:hAnsi="Times New Roman"/>
            <w:sz w:val="24"/>
            <w:szCs w:val="24"/>
          </w:rPr>
          <w:t>random forest</w:t>
        </w:r>
      </w:ins>
      <w:r w:rsidRPr="00F728C0">
        <w:rPr>
          <w:rFonts w:ascii="Times New Roman" w:hAnsi="Times New Roman"/>
          <w:sz w:val="24"/>
          <w:szCs w:val="24"/>
        </w:rPr>
        <w:t xml:space="preserve"> method </w:t>
      </w:r>
      <w:del w:id="488" w:author="Editor 2" w:date="2026-05-09T06:26:00Z">
        <w:r w:rsidRPr="00F728C0">
          <w:rPr>
            <w:rFonts w:ascii="Times New Roman" w:hAnsi="Times New Roman"/>
            <w:sz w:val="24"/>
            <w:szCs w:val="24"/>
          </w:rPr>
          <w:delText>showed</w:delText>
        </w:r>
      </w:del>
      <w:ins w:id="489" w:author="Editor 2" w:date="2026-05-09T06:26:00Z">
        <w:r>
          <w:rPr>
            <w:rFonts w:ascii="Times New Roman" w:hAnsi="Times New Roman"/>
            <w:sz w:val="24"/>
            <w:szCs w:val="24"/>
          </w:rPr>
          <w:t>revealed</w:t>
        </w:r>
      </w:ins>
      <w:r w:rsidRPr="00F728C0">
        <w:rPr>
          <w:rFonts w:ascii="Times New Roman" w:hAnsi="Times New Roman"/>
          <w:sz w:val="24"/>
          <w:szCs w:val="24"/>
        </w:rPr>
        <w:t xml:space="preserve"> that variables related to loans explain 87.9% of the model’s predictive power. Loans from the Financial Support Fund are particularly significant (44.8%). The partial dependency graphs confirm that the more loans there are, the higher the predicted number of female-headed farms. However, the model generalizes poorly to the newly formed regions of Kazakhstan (R² = –0.56). In other words, loans effectively explain in which regions there are more farms (interregional differences), but they do not explain why they are growing (intraregional dynamics). Our calculations </w:t>
      </w:r>
      <w:del w:id="490" w:author="Editor 2" w:date="2026-05-09T06:26:00Z">
        <w:r w:rsidRPr="00F728C0">
          <w:rPr>
            <w:rFonts w:ascii="Times New Roman" w:hAnsi="Times New Roman"/>
            <w:sz w:val="24"/>
            <w:szCs w:val="24"/>
          </w:rPr>
          <w:delText>showed</w:delText>
        </w:r>
      </w:del>
      <w:ins w:id="491" w:author="Editor 2" w:date="2026-05-09T06:26:00Z">
        <w:r>
          <w:rPr>
            <w:rFonts w:ascii="Times New Roman" w:hAnsi="Times New Roman"/>
            <w:sz w:val="24"/>
            <w:szCs w:val="24"/>
          </w:rPr>
          <w:t>revealed</w:t>
        </w:r>
      </w:ins>
      <w:r w:rsidRPr="00F728C0">
        <w:rPr>
          <w:rFonts w:ascii="Times New Roman" w:hAnsi="Times New Roman"/>
          <w:sz w:val="24"/>
          <w:szCs w:val="24"/>
        </w:rPr>
        <w:t xml:space="preserve"> that loans are concentrated in regions where women’s agriculture was initially well</w:t>
      </w:r>
      <w:del w:id="492" w:author="Editor 2" w:date="2026-05-09T06:26:00Z">
        <w:r w:rsidRPr="00F728C0">
          <w:rPr>
            <w:rFonts w:ascii="Times New Roman" w:hAnsi="Times New Roman"/>
            <w:sz w:val="24"/>
            <w:szCs w:val="24"/>
          </w:rPr>
          <w:delText>-</w:delText>
        </w:r>
      </w:del>
      <w:ins w:id="493" w:author="Editor 2" w:date="2026-05-09T06:26:00Z">
        <w:r>
          <w:rPr>
            <w:rFonts w:ascii="Times New Roman" w:hAnsi="Times New Roman"/>
            <w:sz w:val="24"/>
            <w:szCs w:val="24"/>
          </w:rPr>
          <w:t xml:space="preserve"> </w:t>
        </w:r>
      </w:ins>
      <w:r w:rsidRPr="00F728C0">
        <w:rPr>
          <w:rFonts w:ascii="Times New Roman" w:hAnsi="Times New Roman"/>
          <w:sz w:val="24"/>
          <w:szCs w:val="24"/>
        </w:rPr>
        <w:t>developed.</w:t>
      </w:r>
    </w:p>
    <w:p w14:paraId="7AA87993" w14:textId="77777777" w:rsidR="00973DF8" w:rsidRPr="00F728C0" w:rsidRDefault="00A40E3E" w:rsidP="003C38C7">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6. Implications of the results for improving agricultural policy in Kazakhstan. </w:t>
      </w:r>
      <w:del w:id="494" w:author="Editor 2" w:date="2026-05-09T06:26:00Z">
        <w:r w:rsidRPr="00F728C0">
          <w:rPr>
            <w:rFonts w:ascii="Times New Roman" w:hAnsi="Times New Roman"/>
            <w:sz w:val="24"/>
            <w:szCs w:val="24"/>
          </w:rPr>
          <w:delText>The</w:delText>
        </w:r>
      </w:del>
      <w:ins w:id="495" w:author="Editor 2" w:date="2026-05-09T06:26:00Z">
        <w:r>
          <w:rPr>
            <w:rFonts w:ascii="Times New Roman" w:hAnsi="Times New Roman"/>
            <w:sz w:val="24"/>
            <w:szCs w:val="24"/>
          </w:rPr>
          <w:t>These</w:t>
        </w:r>
      </w:ins>
      <w:r w:rsidRPr="00F728C0">
        <w:rPr>
          <w:rFonts w:ascii="Times New Roman" w:hAnsi="Times New Roman"/>
          <w:sz w:val="24"/>
          <w:szCs w:val="24"/>
        </w:rPr>
        <w:t xml:space="preserve"> findings have direct implications for Kazakhstan’s agricultural policy and demonstrate the ineffectiveness of universal approaches in supporting women’s entrepreneurship. A broad expansion of lending without taking into account structural regional differences and institutional barriers (especially access to land) will not lead to an increase in women’s entrepreneurship in agriculture.</w:t>
      </w:r>
    </w:p>
    <w:p w14:paraId="2C4D08D2" w14:textId="77777777" w:rsidR="00D74720" w:rsidRPr="00F728C0" w:rsidRDefault="00D74720" w:rsidP="003F55B4">
      <w:pPr>
        <w:spacing w:line="240" w:lineRule="auto"/>
        <w:ind w:firstLine="720"/>
        <w:contextualSpacing/>
        <w:jc w:val="both"/>
        <w:rPr>
          <w:rFonts w:ascii="Times New Roman" w:hAnsi="Times New Roman"/>
          <w:sz w:val="24"/>
          <w:szCs w:val="24"/>
        </w:rPr>
      </w:pPr>
    </w:p>
    <w:p w14:paraId="2258230D" w14:textId="77777777" w:rsidR="00551901" w:rsidRPr="00F728C0" w:rsidRDefault="007957A9"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5. Discussion of the results</w:t>
      </w:r>
    </w:p>
    <w:p w14:paraId="2A457D7E" w14:textId="77777777" w:rsidR="00551901" w:rsidRPr="00F728C0" w:rsidRDefault="007957A9"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5.1. Interpretation of key findings: lending constraints</w:t>
      </w:r>
    </w:p>
    <w:p w14:paraId="46EC2776" w14:textId="77777777" w:rsidR="001A46DF" w:rsidRPr="00F728C0" w:rsidRDefault="00A40E3E" w:rsidP="0041476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main finding of the study is a comparison of the estimates obtained </w:t>
      </w:r>
      <w:del w:id="496" w:author="Editor 2" w:date="2026-05-09T06:26:00Z">
        <w:r w:rsidRPr="00F728C0">
          <w:rPr>
            <w:rFonts w:ascii="Times New Roman" w:hAnsi="Times New Roman"/>
            <w:sz w:val="24"/>
            <w:szCs w:val="24"/>
          </w:rPr>
          <w:delText>using</w:delText>
        </w:r>
      </w:del>
      <w:ins w:id="497" w:author="Editor 2" w:date="2026-05-09T06:26:00Z">
        <w:r>
          <w:rPr>
            <w:rFonts w:ascii="Times New Roman" w:hAnsi="Times New Roman"/>
            <w:sz w:val="24"/>
            <w:szCs w:val="24"/>
          </w:rPr>
          <w:t>via</w:t>
        </w:r>
      </w:ins>
      <w:r w:rsidRPr="00F728C0">
        <w:rPr>
          <w:rFonts w:ascii="Times New Roman" w:hAnsi="Times New Roman"/>
          <w:sz w:val="24"/>
          <w:szCs w:val="24"/>
        </w:rPr>
        <w:t xml:space="preserve"> the </w:t>
      </w:r>
      <w:del w:id="498" w:author="Editor 2" w:date="2026-05-09T06:26:00Z">
        <w:r w:rsidRPr="00F728C0">
          <w:rPr>
            <w:rFonts w:ascii="Times New Roman" w:hAnsi="Times New Roman"/>
            <w:sz w:val="24"/>
            <w:szCs w:val="24"/>
          </w:rPr>
          <w:delText>Pooled</w:delText>
        </w:r>
      </w:del>
      <w:ins w:id="499" w:author="Editor 2" w:date="2026-05-09T06:26:00Z">
        <w:r>
          <w:rPr>
            <w:rFonts w:ascii="Times New Roman" w:hAnsi="Times New Roman"/>
            <w:sz w:val="24"/>
            <w:szCs w:val="24"/>
          </w:rPr>
          <w:t>pooled</w:t>
        </w:r>
      </w:ins>
      <w:r w:rsidRPr="00F728C0">
        <w:rPr>
          <w:rFonts w:ascii="Times New Roman" w:hAnsi="Times New Roman"/>
          <w:sz w:val="24"/>
          <w:szCs w:val="24"/>
        </w:rPr>
        <w:t xml:space="preserve"> OLS and TWFE models. While the first specification shows a statistically significant positive effect of lending, the second demonstrates that this effect disappears entirely after controlling for fixed effects of region and year. This observation is consistent with the institutional approach to sector development (</w:t>
      </w:r>
      <w:r w:rsidRPr="00F728C0">
        <w:rPr>
          <w:rFonts w:ascii="Times New Roman" w:hAnsi="Times New Roman"/>
          <w:sz w:val="24"/>
          <w:szCs w:val="24"/>
          <w:highlight w:val="yellow"/>
        </w:rPr>
        <w:t>Quisumbing et al., 2023; Schoneveld &amp; Weng, 2023</w:t>
      </w:r>
      <w:r w:rsidRPr="00F728C0">
        <w:rPr>
          <w:rFonts w:ascii="Times New Roman" w:hAnsi="Times New Roman"/>
          <w:sz w:val="24"/>
          <w:szCs w:val="24"/>
        </w:rPr>
        <w:t xml:space="preserve">). Loans, provided mainly in areas with a high share of women entrepreneurs, do not contribute to the creation of new farms. This is confirmed by data obtained </w:t>
      </w:r>
      <w:del w:id="500" w:author="Editor 2" w:date="2026-05-09T06:26:00Z">
        <w:r w:rsidRPr="00F728C0">
          <w:rPr>
            <w:rFonts w:ascii="Times New Roman" w:hAnsi="Times New Roman"/>
            <w:sz w:val="24"/>
            <w:szCs w:val="24"/>
          </w:rPr>
          <w:delText>using</w:delText>
        </w:r>
      </w:del>
      <w:ins w:id="501" w:author="Editor 2" w:date="2026-05-09T06:26:00Z">
        <w:r>
          <w:rPr>
            <w:rFonts w:ascii="Times New Roman" w:hAnsi="Times New Roman"/>
            <w:sz w:val="24"/>
            <w:szCs w:val="24"/>
          </w:rPr>
          <w:t>via</w:t>
        </w:r>
      </w:ins>
      <w:r w:rsidRPr="00F728C0">
        <w:rPr>
          <w:rFonts w:ascii="Times New Roman" w:hAnsi="Times New Roman"/>
          <w:sz w:val="24"/>
          <w:szCs w:val="24"/>
        </w:rPr>
        <w:t xml:space="preserve"> two additional analytical methods.</w:t>
      </w:r>
    </w:p>
    <w:p w14:paraId="6CB2A7CA" w14:textId="77777777" w:rsidR="008C009C" w:rsidRPr="00F728C0" w:rsidRDefault="00A40E3E" w:rsidP="0041476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1. Cluster analysis identified two types of regions: developed regions with high levels of female entrepreneurship and access to loans (15 regions) and less developed regions (5 regions) with high growth rates. In both groups, the level of lending does not determine growth trends.</w:t>
      </w:r>
    </w:p>
    <w:p w14:paraId="1CDBECFE" w14:textId="77777777" w:rsidR="003B7FAA" w:rsidRPr="00F728C0" w:rsidRDefault="00A40E3E" w:rsidP="0041476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2. Random </w:t>
      </w:r>
      <w:del w:id="502" w:author="Editor 2" w:date="2026-05-09T06:26:00Z">
        <w:r w:rsidRPr="00F728C0">
          <w:rPr>
            <w:rFonts w:ascii="Times New Roman" w:hAnsi="Times New Roman"/>
            <w:sz w:val="24"/>
            <w:szCs w:val="24"/>
          </w:rPr>
          <w:delText>Forest</w:delText>
        </w:r>
      </w:del>
      <w:ins w:id="503" w:author="Editor 2" w:date="2026-05-09T06:26:00Z">
        <w:r>
          <w:rPr>
            <w:rFonts w:ascii="Times New Roman" w:hAnsi="Times New Roman"/>
            <w:sz w:val="24"/>
            <w:szCs w:val="24"/>
          </w:rPr>
          <w:t>forest</w:t>
        </w:r>
      </w:ins>
      <w:r w:rsidRPr="00F728C0">
        <w:rPr>
          <w:rFonts w:ascii="Times New Roman" w:hAnsi="Times New Roman"/>
          <w:sz w:val="24"/>
          <w:szCs w:val="24"/>
        </w:rPr>
        <w:t xml:space="preserve"> analysis confirmed that </w:t>
      </w:r>
      <w:ins w:id="504" w:author="Editor 2" w:date="2026-05-09T06:26:00Z">
        <w:r>
          <w:rPr>
            <w:rFonts w:ascii="Times New Roman" w:hAnsi="Times New Roman"/>
            <w:sz w:val="24"/>
            <w:szCs w:val="24"/>
          </w:rPr>
          <w:t xml:space="preserve">the </w:t>
        </w:r>
      </w:ins>
      <w:r w:rsidRPr="00F728C0">
        <w:rPr>
          <w:rFonts w:ascii="Times New Roman" w:hAnsi="Times New Roman"/>
          <w:sz w:val="24"/>
          <w:szCs w:val="24"/>
        </w:rPr>
        <w:t xml:space="preserve">variables characterizing lending are indicators of regional differences; however, the negative correlation coefficient (R²) from cross-validation showed that unobserved regional characteristics </w:t>
      </w:r>
      <w:del w:id="505" w:author="Editor 2" w:date="2026-05-09T06:26:00Z">
        <w:r w:rsidRPr="00F728C0">
          <w:rPr>
            <w:rFonts w:ascii="Times New Roman" w:hAnsi="Times New Roman"/>
            <w:sz w:val="24"/>
            <w:szCs w:val="24"/>
          </w:rPr>
          <w:delText>predominate</w:delText>
        </w:r>
      </w:del>
      <w:ins w:id="506" w:author="Editor 2" w:date="2026-05-09T06:26:00Z">
        <w:r>
          <w:rPr>
            <w:rFonts w:ascii="Times New Roman" w:hAnsi="Times New Roman"/>
            <w:sz w:val="24"/>
            <w:szCs w:val="24"/>
          </w:rPr>
          <w:t>predominated</w:t>
        </w:r>
      </w:ins>
      <w:r w:rsidRPr="00F728C0">
        <w:rPr>
          <w:rFonts w:ascii="Times New Roman" w:hAnsi="Times New Roman"/>
          <w:sz w:val="24"/>
          <w:szCs w:val="24"/>
        </w:rPr>
        <w:t xml:space="preserve">. Taken together, the data </w:t>
      </w:r>
      <w:del w:id="507" w:author="Editor 2" w:date="2026-05-09T06:26:00Z">
        <w:r w:rsidRPr="00F728C0">
          <w:rPr>
            <w:rFonts w:ascii="Times New Roman" w:hAnsi="Times New Roman"/>
            <w:sz w:val="24"/>
            <w:szCs w:val="24"/>
          </w:rPr>
          <w:delText>confirms</w:delText>
        </w:r>
      </w:del>
      <w:ins w:id="508" w:author="Editor 2" w:date="2026-05-09T06:26:00Z">
        <w:r>
          <w:rPr>
            <w:rFonts w:ascii="Times New Roman" w:hAnsi="Times New Roman"/>
            <w:sz w:val="24"/>
            <w:szCs w:val="24"/>
          </w:rPr>
          <w:t>confirm</w:t>
        </w:r>
      </w:ins>
      <w:r w:rsidRPr="00F728C0">
        <w:rPr>
          <w:rFonts w:ascii="Times New Roman" w:hAnsi="Times New Roman"/>
          <w:sz w:val="24"/>
          <w:szCs w:val="24"/>
        </w:rPr>
        <w:t xml:space="preserve"> hypothesis H1: the observed correlations reflect the structural heterogeneity of regions (between variables) rather than a causal effect of lending on </w:t>
      </w:r>
      <w:del w:id="509" w:author="Editor 2" w:date="2026-05-09T06:26:00Z">
        <w:r w:rsidRPr="00F728C0">
          <w:rPr>
            <w:rFonts w:ascii="Times New Roman" w:hAnsi="Times New Roman"/>
            <w:sz w:val="24"/>
            <w:szCs w:val="24"/>
          </w:rPr>
          <w:delText>intra-regional</w:delText>
        </w:r>
      </w:del>
      <w:ins w:id="510" w:author="Editor 2" w:date="2026-05-09T06:26:00Z">
        <w:r>
          <w:rPr>
            <w:rFonts w:ascii="Times New Roman" w:hAnsi="Times New Roman"/>
            <w:sz w:val="24"/>
            <w:szCs w:val="24"/>
          </w:rPr>
          <w:t>intraregional</w:t>
        </w:r>
      </w:ins>
      <w:r w:rsidRPr="00F728C0">
        <w:rPr>
          <w:rFonts w:ascii="Times New Roman" w:hAnsi="Times New Roman"/>
          <w:sz w:val="24"/>
          <w:szCs w:val="24"/>
        </w:rPr>
        <w:t xml:space="preserve"> dynamics (within variables).</w:t>
      </w:r>
    </w:p>
    <w:p w14:paraId="3C1F8272" w14:textId="77777777" w:rsidR="003B7FAA" w:rsidRPr="00F728C0" w:rsidRDefault="003B7FAA" w:rsidP="003F55B4">
      <w:pPr>
        <w:spacing w:line="240" w:lineRule="auto"/>
        <w:ind w:firstLine="720"/>
        <w:contextualSpacing/>
        <w:jc w:val="both"/>
        <w:rPr>
          <w:rFonts w:ascii="Times New Roman" w:hAnsi="Times New Roman"/>
          <w:sz w:val="24"/>
          <w:szCs w:val="24"/>
        </w:rPr>
      </w:pPr>
    </w:p>
    <w:p w14:paraId="1FDC35C5" w14:textId="77777777" w:rsidR="00F23428" w:rsidRPr="00F728C0" w:rsidRDefault="00A40E3E" w:rsidP="00F23428">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5.2. Research results. </w:t>
      </w:r>
      <w:del w:id="511" w:author="Editor 2" w:date="2026-05-09T06:26:00Z">
        <w:r w:rsidRPr="00F728C0">
          <w:rPr>
            <w:rFonts w:ascii="Times New Roman" w:hAnsi="Times New Roman"/>
            <w:sz w:val="24"/>
            <w:szCs w:val="24"/>
          </w:rPr>
          <w:delText>So</w:delText>
        </w:r>
      </w:del>
      <w:ins w:id="512" w:author="Editor 2" w:date="2026-05-09T06:26:00Z">
        <w:r>
          <w:rPr>
            <w:rFonts w:ascii="Times New Roman" w:hAnsi="Times New Roman"/>
            <w:sz w:val="24"/>
            <w:szCs w:val="24"/>
          </w:rPr>
          <w:t>Therefore</w:t>
        </w:r>
      </w:ins>
      <w:r w:rsidRPr="00F728C0">
        <w:rPr>
          <w:rFonts w:ascii="Times New Roman" w:hAnsi="Times New Roman"/>
          <w:sz w:val="24"/>
          <w:szCs w:val="24"/>
        </w:rPr>
        <w:t xml:space="preserve">, why </w:t>
      </w:r>
      <w:del w:id="513" w:author="Editor 2" w:date="2026-05-09T06:26:00Z">
        <w:r w:rsidRPr="00F728C0">
          <w:rPr>
            <w:rFonts w:ascii="Times New Roman" w:hAnsi="Times New Roman"/>
            <w:sz w:val="24"/>
            <w:szCs w:val="24"/>
          </w:rPr>
          <w:delText>don’t</w:delText>
        </w:r>
      </w:del>
      <w:ins w:id="514" w:author="Editor 2" w:date="2026-05-09T06:26:00Z">
        <w:r>
          <w:rPr>
            <w:rFonts w:ascii="Times New Roman" w:hAnsi="Times New Roman"/>
            <w:sz w:val="24"/>
            <w:szCs w:val="24"/>
          </w:rPr>
          <w:t>do not have</w:t>
        </w:r>
      </w:ins>
      <w:r w:rsidRPr="00F728C0">
        <w:rPr>
          <w:rFonts w:ascii="Times New Roman" w:hAnsi="Times New Roman"/>
          <w:sz w:val="24"/>
          <w:szCs w:val="24"/>
        </w:rPr>
        <w:t xml:space="preserve"> loans work?</w:t>
      </w:r>
    </w:p>
    <w:p w14:paraId="5E077EB0" w14:textId="77777777" w:rsidR="00F23428" w:rsidRPr="00F728C0" w:rsidRDefault="00F23428" w:rsidP="00F23428">
      <w:pPr>
        <w:spacing w:line="240" w:lineRule="auto"/>
        <w:ind w:firstLine="720"/>
        <w:contextualSpacing/>
        <w:jc w:val="both"/>
        <w:rPr>
          <w:rFonts w:ascii="Times New Roman" w:hAnsi="Times New Roman"/>
          <w:sz w:val="24"/>
          <w:szCs w:val="24"/>
        </w:rPr>
      </w:pPr>
    </w:p>
    <w:p w14:paraId="609401A6" w14:textId="77777777" w:rsidR="00BA27BE" w:rsidRPr="00F728C0" w:rsidRDefault="00A40E3E" w:rsidP="00715F52">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main finding of the study that we wish to highlight is the discrepancy between the two models: </w:t>
      </w:r>
      <w:del w:id="515" w:author="Editor 2" w:date="2026-05-09T06:26:00Z">
        <w:r w:rsidRPr="00F728C0">
          <w:rPr>
            <w:rFonts w:ascii="Times New Roman" w:hAnsi="Times New Roman"/>
            <w:sz w:val="24"/>
            <w:szCs w:val="24"/>
          </w:rPr>
          <w:delText>Pooled</w:delText>
        </w:r>
      </w:del>
      <w:ins w:id="516" w:author="Editor 2" w:date="2026-05-09T06:26:00Z">
        <w:r>
          <w:rPr>
            <w:rFonts w:ascii="Times New Roman" w:hAnsi="Times New Roman"/>
            <w:sz w:val="24"/>
            <w:szCs w:val="24"/>
          </w:rPr>
          <w:t>pooled</w:t>
        </w:r>
      </w:ins>
      <w:r w:rsidRPr="00F728C0">
        <w:rPr>
          <w:rFonts w:ascii="Times New Roman" w:hAnsi="Times New Roman"/>
          <w:sz w:val="24"/>
          <w:szCs w:val="24"/>
        </w:rPr>
        <w:t xml:space="preserve"> OLS (with a credit coefficient of 0.725) and the TWFE model (0.044). The first shows a positive effect of loans, </w:t>
      </w:r>
      <w:del w:id="517" w:author="Editor 2" w:date="2026-05-09T06:26:00Z">
        <w:r w:rsidRPr="00F728C0">
          <w:rPr>
            <w:rFonts w:ascii="Times New Roman" w:hAnsi="Times New Roman"/>
            <w:sz w:val="24"/>
            <w:szCs w:val="24"/>
          </w:rPr>
          <w:delText>while</w:delText>
        </w:r>
      </w:del>
      <w:ins w:id="518" w:author="Editor 2" w:date="2026-05-09T06:26:00Z">
        <w:r>
          <w:rPr>
            <w:rFonts w:ascii="Times New Roman" w:hAnsi="Times New Roman"/>
            <w:sz w:val="24"/>
            <w:szCs w:val="24"/>
          </w:rPr>
          <w:t>whereas</w:t>
        </w:r>
      </w:ins>
      <w:r w:rsidRPr="00F728C0">
        <w:rPr>
          <w:rFonts w:ascii="Times New Roman" w:hAnsi="Times New Roman"/>
          <w:sz w:val="24"/>
          <w:szCs w:val="24"/>
        </w:rPr>
        <w:t xml:space="preserve"> the second shows their complete disappearance after accounting for differences between regions (geography, climate, infrastructure) and time</w:t>
      </w:r>
      <w:del w:id="519" w:author="Editor 2" w:date="2026-05-09T06:26:00Z">
        <w:r w:rsidRPr="00F728C0">
          <w:rPr>
            <w:rFonts w:ascii="Times New Roman" w:hAnsi="Times New Roman"/>
            <w:sz w:val="24"/>
            <w:szCs w:val="24"/>
          </w:rPr>
          <w:delText>-</w:delText>
        </w:r>
      </w:del>
      <w:ins w:id="520" w:author="Editor 2" w:date="2026-05-09T06:26:00Z">
        <w:r>
          <w:rPr>
            <w:rFonts w:ascii="Times New Roman" w:hAnsi="Times New Roman"/>
            <w:sz w:val="24"/>
            <w:szCs w:val="24"/>
          </w:rPr>
          <w:t xml:space="preserve"> </w:t>
        </w:r>
      </w:ins>
      <w:r w:rsidRPr="00F728C0">
        <w:rPr>
          <w:rFonts w:ascii="Times New Roman" w:hAnsi="Times New Roman"/>
          <w:sz w:val="24"/>
          <w:szCs w:val="24"/>
        </w:rPr>
        <w:t xml:space="preserve">fixed effects (price increase, changes in government development programs, macroeconomic trends, and others). This observation, </w:t>
      </w:r>
      <w:ins w:id="521" w:author="Editor 2" w:date="2026-05-09T06:26:00Z">
        <w:r>
          <w:rPr>
            <w:rFonts w:ascii="Times New Roman" w:hAnsi="Times New Roman"/>
            <w:sz w:val="24"/>
            <w:szCs w:val="24"/>
          </w:rPr>
          <w:t xml:space="preserve">which is </w:t>
        </w:r>
      </w:ins>
      <w:r w:rsidRPr="00F728C0">
        <w:rPr>
          <w:rFonts w:ascii="Times New Roman" w:hAnsi="Times New Roman"/>
          <w:sz w:val="24"/>
          <w:szCs w:val="24"/>
        </w:rPr>
        <w:t>consistent with the institutional approach to inclusive development (</w:t>
      </w:r>
      <w:r w:rsidRPr="00F728C0">
        <w:rPr>
          <w:rFonts w:ascii="Times New Roman" w:hAnsi="Times New Roman"/>
          <w:sz w:val="24"/>
          <w:szCs w:val="24"/>
          <w:highlight w:val="yellow"/>
        </w:rPr>
        <w:t>Quisumbing et al., 2023; Schoneveld &amp; Weng, 2023</w:t>
      </w:r>
      <w:r w:rsidRPr="00F728C0">
        <w:rPr>
          <w:rFonts w:ascii="Times New Roman" w:hAnsi="Times New Roman"/>
          <w:sz w:val="24"/>
          <w:szCs w:val="24"/>
        </w:rPr>
        <w:t>), suggests that the lack of an effect in the region is due not to the ineffectiveness of lending programs</w:t>
      </w:r>
      <w:del w:id="522" w:author="Editor 2" w:date="2026-05-09T06:26:00Z">
        <w:r w:rsidRPr="00F728C0">
          <w:rPr>
            <w:rFonts w:ascii="Times New Roman" w:hAnsi="Times New Roman"/>
            <w:sz w:val="24"/>
            <w:szCs w:val="24"/>
          </w:rPr>
          <w:delText>,</w:delText>
        </w:r>
      </w:del>
      <w:r w:rsidRPr="00F728C0">
        <w:rPr>
          <w:rFonts w:ascii="Times New Roman" w:hAnsi="Times New Roman"/>
          <w:sz w:val="24"/>
          <w:szCs w:val="24"/>
        </w:rPr>
        <w:t xml:space="preserve"> but to structural factors.</w:t>
      </w:r>
    </w:p>
    <w:p w14:paraId="291023BC" w14:textId="77777777" w:rsidR="00BA27BE" w:rsidRPr="00F728C0" w:rsidRDefault="00A40E3E" w:rsidP="00BA27BE">
      <w:pPr>
        <w:spacing w:line="240" w:lineRule="auto"/>
        <w:ind w:firstLine="720"/>
        <w:contextualSpacing/>
        <w:jc w:val="both"/>
        <w:rPr>
          <w:rFonts w:ascii="Times New Roman" w:hAnsi="Times New Roman"/>
          <w:sz w:val="24"/>
          <w:szCs w:val="24"/>
        </w:rPr>
      </w:pPr>
      <w:r w:rsidRPr="00F728C0">
        <w:rPr>
          <w:rFonts w:ascii="Times New Roman" w:hAnsi="Times New Roman"/>
          <w:color w:val="222222"/>
          <w:sz w:val="24"/>
          <w:szCs w:val="24"/>
          <w:highlight w:val="yellow"/>
          <w:shd w:val="clear" w:color="auto" w:fill="FFFFFF"/>
        </w:rPr>
        <w:t xml:space="preserve">Carter (2022) </w:t>
      </w:r>
      <w:r w:rsidRPr="00F728C0">
        <w:rPr>
          <w:rFonts w:ascii="Times New Roman" w:hAnsi="Times New Roman"/>
          <w:sz w:val="24"/>
          <w:szCs w:val="24"/>
        </w:rPr>
        <w:t xml:space="preserve">and </w:t>
      </w:r>
      <w:r w:rsidR="0087317F" w:rsidRPr="00F728C0">
        <w:rPr>
          <w:rFonts w:ascii="Times New Roman" w:hAnsi="Times New Roman"/>
          <w:color w:val="222222"/>
          <w:sz w:val="24"/>
          <w:szCs w:val="24"/>
          <w:highlight w:val="yellow"/>
          <w:shd w:val="clear" w:color="auto" w:fill="FFFFFF"/>
        </w:rPr>
        <w:t xml:space="preserve">Lin &amp; Peng (2025) </w:t>
      </w:r>
      <w:r w:rsidRPr="00F728C0">
        <w:rPr>
          <w:rFonts w:ascii="Times New Roman" w:hAnsi="Times New Roman"/>
          <w:sz w:val="24"/>
          <w:szCs w:val="24"/>
        </w:rPr>
        <w:t>have shown that digital financial instruments can reduce transaction costs but are ineffective without access to human capital and collateral. In Kazakhstan, the share of women who own land is 2.01%, which is a critical threshold.</w:t>
      </w:r>
    </w:p>
    <w:p w14:paraId="6B37A262" w14:textId="77777777" w:rsidR="00BA27BE" w:rsidRPr="00F728C0" w:rsidRDefault="0087317F" w:rsidP="00BA27B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highlight w:val="yellow"/>
        </w:rPr>
        <w:t>Issahaku (2024</w:t>
      </w:r>
      <w:r w:rsidR="00A40E3E" w:rsidRPr="00F728C0">
        <w:rPr>
          <w:rFonts w:ascii="Times New Roman" w:hAnsi="Times New Roman"/>
          <w:color w:val="0F1115"/>
          <w:sz w:val="24"/>
          <w:szCs w:val="24"/>
          <w:shd w:val="clear" w:color="auto" w:fill="FFFFFF"/>
        </w:rPr>
        <w:t xml:space="preserve">) </w:t>
      </w:r>
      <w:del w:id="523" w:author="Editor 2" w:date="2026-05-09T06:26:00Z">
        <w:r w:rsidR="00A40E3E" w:rsidRPr="00F728C0">
          <w:rPr>
            <w:rFonts w:ascii="Times New Roman" w:hAnsi="Times New Roman"/>
            <w:sz w:val="24"/>
            <w:szCs w:val="24"/>
          </w:rPr>
          <w:delText>reaches</w:delText>
        </w:r>
      </w:del>
      <w:ins w:id="524" w:author="Editor 2" w:date="2026-05-09T06:26:00Z">
        <w:r w:rsidR="00A40E3E">
          <w:rPr>
            <w:rFonts w:ascii="Times New Roman" w:hAnsi="Times New Roman"/>
            <w:sz w:val="24"/>
            <w:szCs w:val="24"/>
          </w:rPr>
          <w:t>reached</w:t>
        </w:r>
      </w:ins>
      <w:r w:rsidR="00A40E3E" w:rsidRPr="00F728C0">
        <w:rPr>
          <w:rFonts w:ascii="Times New Roman" w:hAnsi="Times New Roman"/>
          <w:sz w:val="24"/>
          <w:szCs w:val="24"/>
        </w:rPr>
        <w:t xml:space="preserve"> a similar conclusion in his study of digital finance and agriculture: access to financing is a necessary but insufficient condition. Without accompanying institutional reforms (land rights, market access, advisory services), lending measures will not lead to sustainable growth.</w:t>
      </w:r>
    </w:p>
    <w:p w14:paraId="505D878E" w14:textId="77777777" w:rsidR="00354A7D" w:rsidRPr="00F728C0" w:rsidRDefault="00A40E3E" w:rsidP="00354A7D">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Lending is widespread in regions with a developed female entrepreneurship sector, but it does not contribute to the creation of new business forms. This is confirmed by data obtained </w:t>
      </w:r>
      <w:del w:id="525" w:author="Editor 2" w:date="2026-05-09T06:26:00Z">
        <w:r w:rsidRPr="00F728C0">
          <w:rPr>
            <w:rFonts w:ascii="Times New Roman" w:hAnsi="Times New Roman"/>
            <w:sz w:val="24"/>
            <w:szCs w:val="24"/>
          </w:rPr>
          <w:delText>using</w:delText>
        </w:r>
      </w:del>
      <w:ins w:id="526" w:author="Editor 2" w:date="2026-05-09T06:26:00Z">
        <w:r>
          <w:rPr>
            <w:rFonts w:ascii="Times New Roman" w:hAnsi="Times New Roman"/>
            <w:sz w:val="24"/>
            <w:szCs w:val="24"/>
          </w:rPr>
          <w:t>via</w:t>
        </w:r>
      </w:ins>
      <w:r w:rsidRPr="00F728C0">
        <w:rPr>
          <w:rFonts w:ascii="Times New Roman" w:hAnsi="Times New Roman"/>
          <w:sz w:val="24"/>
          <w:szCs w:val="24"/>
        </w:rPr>
        <w:t xml:space="preserve"> two additional analytical methods:</w:t>
      </w:r>
    </w:p>
    <w:p w14:paraId="2F263977" w14:textId="77777777" w:rsidR="00555AF7" w:rsidRPr="00F728C0" w:rsidRDefault="00A40E3E" w:rsidP="00555AF7">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1. Cluster analysis identified two stable regional types in Kazakhstan: developed regions with high levels of women’s entrepreneurship and access to loans (15 regions) and less developed regions with low indicators but high growth rates (5 regions) (cluster 1).</w:t>
      </w:r>
    </w:p>
    <w:p w14:paraId="68774CC4" w14:textId="77777777" w:rsidR="00555AF7" w:rsidRPr="00F728C0" w:rsidRDefault="00A40E3E" w:rsidP="00555AF7">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2. Lending variables are the most important factors effectively reflecting differences between regions (</w:t>
      </w:r>
      <w:del w:id="527" w:author="Editor 2" w:date="2026-05-09T06:26:00Z">
        <w:r w:rsidRPr="00F728C0">
          <w:rPr>
            <w:rFonts w:ascii="Times New Roman" w:hAnsi="Times New Roman"/>
            <w:sz w:val="24"/>
            <w:szCs w:val="24"/>
          </w:rPr>
          <w:delText>Random Forest</w:delText>
        </w:r>
      </w:del>
      <w:ins w:id="528" w:author="Editor 2" w:date="2026-05-09T06:26:00Z">
        <w:r>
          <w:rPr>
            <w:rFonts w:ascii="Times New Roman" w:hAnsi="Times New Roman"/>
            <w:sz w:val="24"/>
            <w:szCs w:val="24"/>
          </w:rPr>
          <w:t>random forest</w:t>
        </w:r>
      </w:ins>
      <w:r w:rsidRPr="00F728C0">
        <w:rPr>
          <w:rFonts w:ascii="Times New Roman" w:hAnsi="Times New Roman"/>
          <w:sz w:val="24"/>
          <w:szCs w:val="24"/>
        </w:rPr>
        <w:t xml:space="preserve"> algorithm). However, the negative coefficient of determination (R²) from the cross-validation indicates that unobserved regional characteristics contribute significantly to the variation in the dependent variable of credit.</w:t>
      </w:r>
    </w:p>
    <w:p w14:paraId="43C8E06E" w14:textId="77777777" w:rsidR="00715F52" w:rsidRPr="00F728C0" w:rsidRDefault="00A40E3E" w:rsidP="00555AF7">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results confirm Hypothesis H1: the observed relationship between lending and the number of farms owned by women reflects structural heterogeneity across regions (interregional differences) rather than a causal effect of lending on intraregional dynamics (intraregional differences). Lending is concentrated in regions where farms owned by women are initially more developed, but it does not stimulate their growth in lagging regions.</w:t>
      </w:r>
    </w:p>
    <w:p w14:paraId="0C56C504" w14:textId="77777777" w:rsidR="00715F52" w:rsidRPr="00F728C0" w:rsidRDefault="00A40E3E" w:rsidP="00715F52">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w:t>
      </w:r>
      <w:del w:id="529" w:author="Editor 2" w:date="2026-05-09T06:26:00Z">
        <w:r w:rsidRPr="00F728C0">
          <w:rPr>
            <w:rFonts w:ascii="Times New Roman" w:hAnsi="Times New Roman"/>
            <w:sz w:val="24"/>
            <w:szCs w:val="24"/>
          </w:rPr>
          <w:delText>Random Forest</w:delText>
        </w:r>
      </w:del>
      <w:ins w:id="530" w:author="Editor 2" w:date="2026-05-09T06:26:00Z">
        <w:r>
          <w:rPr>
            <w:rFonts w:ascii="Times New Roman" w:hAnsi="Times New Roman"/>
            <w:sz w:val="24"/>
            <w:szCs w:val="24"/>
          </w:rPr>
          <w:t>random forest</w:t>
        </w:r>
      </w:ins>
      <w:r w:rsidRPr="00F728C0">
        <w:rPr>
          <w:rFonts w:ascii="Times New Roman" w:hAnsi="Times New Roman"/>
          <w:sz w:val="24"/>
          <w:szCs w:val="24"/>
        </w:rPr>
        <w:t xml:space="preserve"> algorithm identifies differences between regions, </w:t>
      </w:r>
      <w:del w:id="531" w:author="Editor 2" w:date="2026-05-09T06:26:00Z">
        <w:r w:rsidRPr="00F728C0">
          <w:rPr>
            <w:rFonts w:ascii="Times New Roman" w:hAnsi="Times New Roman"/>
            <w:sz w:val="24"/>
            <w:szCs w:val="24"/>
          </w:rPr>
          <w:delText>while</w:delText>
        </w:r>
      </w:del>
      <w:ins w:id="532" w:author="Editor 2" w:date="2026-05-09T06:26:00Z">
        <w:r>
          <w:rPr>
            <w:rFonts w:ascii="Times New Roman" w:hAnsi="Times New Roman"/>
            <w:sz w:val="24"/>
            <w:szCs w:val="24"/>
          </w:rPr>
          <w:t>whereas</w:t>
        </w:r>
      </w:ins>
      <w:r w:rsidRPr="00F728C0">
        <w:rPr>
          <w:rFonts w:ascii="Times New Roman" w:hAnsi="Times New Roman"/>
          <w:sz w:val="24"/>
          <w:szCs w:val="24"/>
        </w:rPr>
        <w:t xml:space="preserve"> the TWFE algorithm shows that credit is ineffective within regions. Hypothesis H1 is confirmed: there is a correlation</w:t>
      </w:r>
      <w:del w:id="533" w:author="Editor 2" w:date="2026-05-09T06:26:00Z">
        <w:r w:rsidRPr="00F728C0">
          <w:rPr>
            <w:rFonts w:ascii="Times New Roman" w:hAnsi="Times New Roman"/>
            <w:sz w:val="24"/>
            <w:szCs w:val="24"/>
          </w:rPr>
          <w:delText>,</w:delText>
        </w:r>
      </w:del>
      <w:r w:rsidRPr="00F728C0">
        <w:rPr>
          <w:rFonts w:ascii="Times New Roman" w:hAnsi="Times New Roman"/>
          <w:sz w:val="24"/>
          <w:szCs w:val="24"/>
        </w:rPr>
        <w:t xml:space="preserve"> but no causal relationship.</w:t>
      </w:r>
    </w:p>
    <w:p w14:paraId="77D0D0E3" w14:textId="77777777" w:rsidR="00715F52" w:rsidRPr="00F728C0" w:rsidRDefault="00715F52" w:rsidP="00F23428">
      <w:pPr>
        <w:spacing w:line="240" w:lineRule="auto"/>
        <w:ind w:firstLine="720"/>
        <w:contextualSpacing/>
        <w:jc w:val="both"/>
        <w:rPr>
          <w:rFonts w:ascii="Times New Roman" w:hAnsi="Times New Roman"/>
          <w:sz w:val="24"/>
          <w:szCs w:val="24"/>
        </w:rPr>
      </w:pPr>
    </w:p>
    <w:p w14:paraId="20EA9BA3" w14:textId="77777777" w:rsidR="00715F52" w:rsidRPr="00F728C0" w:rsidRDefault="00715F52" w:rsidP="001B3866">
      <w:pPr>
        <w:spacing w:line="240" w:lineRule="auto"/>
        <w:contextualSpacing/>
        <w:jc w:val="both"/>
        <w:rPr>
          <w:rFonts w:ascii="Times New Roman" w:hAnsi="Times New Roman"/>
          <w:sz w:val="24"/>
          <w:szCs w:val="24"/>
        </w:rPr>
      </w:pPr>
    </w:p>
    <w:p w14:paraId="636189C4" w14:textId="77777777" w:rsidR="00F23428" w:rsidRPr="00F728C0" w:rsidRDefault="001B3866" w:rsidP="00F23428">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5.3. Land as a factor in institutional constraints on the sustainable development of women’s entrepreneurship in Kazakhstan</w:t>
      </w:r>
    </w:p>
    <w:p w14:paraId="2FEEFDF8" w14:textId="77777777" w:rsidR="00F23428" w:rsidRPr="00F728C0" w:rsidRDefault="00F23428" w:rsidP="00F23428">
      <w:pPr>
        <w:spacing w:line="240" w:lineRule="auto"/>
        <w:ind w:firstLine="720"/>
        <w:contextualSpacing/>
        <w:jc w:val="both"/>
        <w:rPr>
          <w:rFonts w:ascii="Times New Roman" w:hAnsi="Times New Roman"/>
          <w:sz w:val="24"/>
          <w:szCs w:val="24"/>
        </w:rPr>
      </w:pPr>
    </w:p>
    <w:p w14:paraId="7E91DDCB" w14:textId="77777777" w:rsidR="00A54F76" w:rsidRPr="00F728C0" w:rsidRDefault="00A40E3E" w:rsidP="001B3866">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In Kazakhstan, the share of agricultural land owned by women farmers remains critically low (mean 2.01%, median 1.19%). This finding correlates with Hypothesis H3 and confirms the position </w:t>
      </w:r>
      <w:r w:rsidR="0087317F" w:rsidRPr="00F728C0">
        <w:rPr>
          <w:rFonts w:ascii="Times New Roman" w:hAnsi="Times New Roman"/>
          <w:sz w:val="24"/>
          <w:szCs w:val="24"/>
          <w:highlight w:val="yellow"/>
        </w:rPr>
        <w:t xml:space="preserve">of Chebet (2023) </w:t>
      </w:r>
      <w:r w:rsidR="001B3866" w:rsidRPr="00F728C0">
        <w:rPr>
          <w:rFonts w:ascii="Times New Roman" w:hAnsi="Times New Roman"/>
          <w:sz w:val="24"/>
          <w:szCs w:val="24"/>
        </w:rPr>
        <w:t xml:space="preserve">and </w:t>
      </w:r>
      <w:r w:rsidR="001B3866" w:rsidRPr="00F728C0">
        <w:rPr>
          <w:rFonts w:ascii="Times New Roman" w:hAnsi="Times New Roman"/>
          <w:sz w:val="24"/>
          <w:szCs w:val="24"/>
          <w:highlight w:val="yellow"/>
        </w:rPr>
        <w:t xml:space="preserve">Amoah </w:t>
      </w:r>
      <w:r w:rsidR="001B3866" w:rsidRPr="00F728C0">
        <w:rPr>
          <w:rFonts w:ascii="Times New Roman" w:hAnsi="Times New Roman"/>
          <w:sz w:val="24"/>
          <w:szCs w:val="24"/>
        </w:rPr>
        <w:t>(2024): in the agricultural sector, land functions as a productive asset and as collateral. Lending support cannot fully realize its potential without adequate guarantees (</w:t>
      </w:r>
      <w:r w:rsidR="001B3866" w:rsidRPr="00F728C0">
        <w:rPr>
          <w:rFonts w:ascii="Times New Roman" w:hAnsi="Times New Roman"/>
          <w:sz w:val="24"/>
          <w:szCs w:val="24"/>
          <w:highlight w:val="yellow"/>
        </w:rPr>
        <w:t>Diaz-Chavez, 2025; Adefila et al., 2024</w:t>
      </w:r>
      <w:r w:rsidRPr="00F728C0">
        <w:rPr>
          <w:rFonts w:ascii="Times New Roman" w:hAnsi="Times New Roman"/>
          <w:sz w:val="24"/>
          <w:szCs w:val="24"/>
        </w:rPr>
        <w:t>). Institutional barriers neutralize the potential impact of financial instruments, which requires a reevaluation of agricultural policy priorities.</w:t>
      </w:r>
    </w:p>
    <w:p w14:paraId="3CF6B89F" w14:textId="77777777" w:rsidR="00575B5C" w:rsidRPr="00F728C0" w:rsidRDefault="00575B5C" w:rsidP="00334CB3">
      <w:pPr>
        <w:spacing w:line="240" w:lineRule="auto"/>
        <w:contextualSpacing/>
        <w:jc w:val="both"/>
        <w:rPr>
          <w:rFonts w:ascii="Times New Roman" w:hAnsi="Times New Roman"/>
          <w:sz w:val="24"/>
          <w:szCs w:val="24"/>
        </w:rPr>
      </w:pPr>
    </w:p>
    <w:p w14:paraId="6015799C" w14:textId="77777777" w:rsidR="00BA27BE" w:rsidRPr="00F728C0" w:rsidRDefault="00334CB3" w:rsidP="00BA27B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5.4. Regional characteristics of support policies for </w:t>
      </w:r>
      <w:del w:id="534" w:author="Editor 2" w:date="2026-05-09T06:26:00Z">
        <w:r w:rsidRPr="00F728C0">
          <w:rPr>
            <w:rFonts w:ascii="Times New Roman" w:hAnsi="Times New Roman"/>
            <w:sz w:val="24"/>
            <w:szCs w:val="24"/>
          </w:rPr>
          <w:delText>women</w:delText>
        </w:r>
      </w:del>
      <w:ins w:id="535" w:author="Editor 2" w:date="2026-05-09T06:26:00Z">
        <w:r w:rsidR="00A40E3E">
          <w:rPr>
            <w:rFonts w:ascii="Times New Roman" w:hAnsi="Times New Roman"/>
            <w:sz w:val="24"/>
            <w:szCs w:val="24"/>
          </w:rPr>
          <w:t>female</w:t>
        </w:r>
      </w:ins>
      <w:r w:rsidRPr="00F728C0">
        <w:rPr>
          <w:rFonts w:ascii="Times New Roman" w:hAnsi="Times New Roman"/>
          <w:sz w:val="24"/>
          <w:szCs w:val="24"/>
        </w:rPr>
        <w:t xml:space="preserve"> farmers in Kazakhstan</w:t>
      </w:r>
    </w:p>
    <w:p w14:paraId="32E74B4F" w14:textId="77777777" w:rsidR="001B3866" w:rsidRPr="00F728C0" w:rsidRDefault="00A40E3E" w:rsidP="001B3866">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results of the cluster analysis confirmed Hypothesis H2: the impact of credit resources is not universal but depends on regional conditions. Regions with a low initial level (cluster 1) demonstrate accelerated growth, but this growth does not depend on the volume of available loans, indicating the effectiveness of financial support programs in Kazakhstan’s regions.</w:t>
      </w:r>
    </w:p>
    <w:p w14:paraId="6E40F647" w14:textId="77777777" w:rsidR="001B3866" w:rsidRPr="00F728C0" w:rsidRDefault="00A40E3E" w:rsidP="001B3866">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These results are consistent with the findings </w:t>
      </w:r>
      <w:r w:rsidRPr="00F728C0">
        <w:rPr>
          <w:rFonts w:ascii="Times New Roman" w:hAnsi="Times New Roman"/>
          <w:sz w:val="24"/>
          <w:szCs w:val="24"/>
          <w:highlight w:val="yellow"/>
        </w:rPr>
        <w:t xml:space="preserve">of Chen et al., 2026, </w:t>
      </w:r>
      <w:r w:rsidRPr="00F728C0">
        <w:rPr>
          <w:rFonts w:ascii="Times New Roman" w:hAnsi="Times New Roman"/>
          <w:sz w:val="24"/>
          <w:szCs w:val="24"/>
        </w:rPr>
        <w:t xml:space="preserve">and </w:t>
      </w:r>
      <w:r w:rsidR="0087317F" w:rsidRPr="00F728C0">
        <w:rPr>
          <w:rFonts w:ascii="Times New Roman" w:hAnsi="Times New Roman"/>
          <w:sz w:val="24"/>
          <w:szCs w:val="24"/>
          <w:highlight w:val="yellow"/>
        </w:rPr>
        <w:t>Li et al., 2025</w:t>
      </w:r>
      <w:del w:id="536" w:author="Editor 2" w:date="2026-05-09T06:26:00Z">
        <w:r w:rsidR="0087317F" w:rsidRPr="00F728C0">
          <w:rPr>
            <w:rFonts w:ascii="Times New Roman" w:hAnsi="Times New Roman"/>
            <w:sz w:val="24"/>
            <w:szCs w:val="24"/>
            <w:highlight w:val="yellow"/>
          </w:rPr>
          <w:delText>,</w:delText>
        </w:r>
      </w:del>
      <w:r w:rsidR="0087317F" w:rsidRPr="00F728C0">
        <w:rPr>
          <w:rFonts w:ascii="Times New Roman" w:hAnsi="Times New Roman"/>
          <w:sz w:val="24"/>
          <w:szCs w:val="24"/>
          <w:highlight w:val="yellow"/>
        </w:rPr>
        <w:t xml:space="preserve"> </w:t>
      </w:r>
      <w:r w:rsidRPr="00F728C0">
        <w:rPr>
          <w:rFonts w:ascii="Times New Roman" w:hAnsi="Times New Roman"/>
          <w:sz w:val="24"/>
          <w:szCs w:val="24"/>
        </w:rPr>
        <w:t xml:space="preserve">regarding the need for infrastructure investment. </w:t>
      </w:r>
      <w:del w:id="537" w:author="Editor 2" w:date="2026-05-09T06:26:00Z">
        <w:r w:rsidRPr="00F728C0">
          <w:rPr>
            <w:rFonts w:ascii="Times New Roman" w:hAnsi="Times New Roman"/>
            <w:sz w:val="24"/>
            <w:szCs w:val="24"/>
          </w:rPr>
          <w:delText>Based on</w:delText>
        </w:r>
      </w:del>
      <w:ins w:id="538" w:author="Editor 2" w:date="2026-05-09T06:26:00Z">
        <w:r>
          <w:rPr>
            <w:rFonts w:ascii="Times New Roman" w:hAnsi="Times New Roman"/>
            <w:sz w:val="24"/>
            <w:szCs w:val="24"/>
          </w:rPr>
          <w:t>On the basis of</w:t>
        </w:r>
      </w:ins>
      <w:r w:rsidRPr="00F728C0">
        <w:rPr>
          <w:rFonts w:ascii="Times New Roman" w:hAnsi="Times New Roman"/>
          <w:sz w:val="24"/>
          <w:szCs w:val="24"/>
        </w:rPr>
        <w:t xml:space="preserve"> the clusters, we recommend the following:</w:t>
      </w:r>
    </w:p>
    <w:p w14:paraId="4D35072A" w14:textId="77777777" w:rsidR="001B3866" w:rsidRPr="00F728C0" w:rsidRDefault="00A40E3E" w:rsidP="001B3866">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For cluster 0 (developed regions)</w:t>
      </w:r>
      <w:del w:id="539" w:author="Editor 2" w:date="2026-05-09T06:26:00Z">
        <w:r w:rsidRPr="00F728C0">
          <w:rPr>
            <w:rFonts w:ascii="Times New Roman" w:hAnsi="Times New Roman"/>
            <w:sz w:val="24"/>
            <w:szCs w:val="24"/>
          </w:rPr>
          <w:delText>: Rather</w:delText>
        </w:r>
      </w:del>
      <w:ins w:id="540" w:author="Editor 2" w:date="2026-05-09T06:26:00Z">
        <w:r>
          <w:rPr>
            <w:rFonts w:ascii="Times New Roman" w:hAnsi="Times New Roman"/>
            <w:sz w:val="24"/>
            <w:szCs w:val="24"/>
          </w:rPr>
          <w:t>, rather</w:t>
        </w:r>
      </w:ins>
      <w:r w:rsidRPr="00F728C0">
        <w:rPr>
          <w:rFonts w:ascii="Times New Roman" w:hAnsi="Times New Roman"/>
          <w:sz w:val="24"/>
          <w:szCs w:val="24"/>
        </w:rPr>
        <w:t xml:space="preserve"> than increasing the volume of loans, priority should be given to improving the efficiency of existing resource utilization.</w:t>
      </w:r>
    </w:p>
    <w:p w14:paraId="0660BC64" w14:textId="77777777" w:rsidR="001B3866" w:rsidRPr="00F728C0" w:rsidRDefault="00A40E3E" w:rsidP="001B3866">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For cluster 1 (lagging regions)</w:t>
      </w:r>
      <w:del w:id="541" w:author="Editor 2" w:date="2026-05-09T06:26:00Z">
        <w:r w:rsidRPr="00F728C0">
          <w:rPr>
            <w:rFonts w:ascii="Times New Roman" w:hAnsi="Times New Roman"/>
            <w:sz w:val="24"/>
            <w:szCs w:val="24"/>
          </w:rPr>
          <w:delText>:</w:delText>
        </w:r>
      </w:del>
      <w:ins w:id="542" w:author="Editor 2" w:date="2026-05-09T06:26:00Z">
        <w:r>
          <w:rPr>
            <w:rFonts w:ascii="Times New Roman" w:hAnsi="Times New Roman"/>
            <w:sz w:val="24"/>
            <w:szCs w:val="24"/>
          </w:rPr>
          <w:t>,</w:t>
        </w:r>
      </w:ins>
      <w:r w:rsidRPr="00F728C0">
        <w:rPr>
          <w:rFonts w:ascii="Times New Roman" w:hAnsi="Times New Roman"/>
          <w:sz w:val="24"/>
          <w:szCs w:val="24"/>
        </w:rPr>
        <w:t xml:space="preserve"> </w:t>
      </w:r>
      <w:del w:id="543" w:author="Editor 2" w:date="2026-05-09T06:26:00Z">
        <w:r w:rsidRPr="00F728C0">
          <w:rPr>
            <w:rFonts w:ascii="Times New Roman" w:hAnsi="Times New Roman"/>
            <w:sz w:val="24"/>
            <w:szCs w:val="24"/>
          </w:rPr>
          <w:delText>A</w:delText>
        </w:r>
      </w:del>
      <w:ins w:id="544" w:author="Editor 2" w:date="2026-05-09T06:26:00Z">
        <w:r>
          <w:rPr>
            <w:rFonts w:ascii="Times New Roman" w:hAnsi="Times New Roman"/>
            <w:sz w:val="24"/>
            <w:szCs w:val="24"/>
          </w:rPr>
          <w:t>a</w:t>
        </w:r>
      </w:ins>
      <w:r w:rsidRPr="00F728C0">
        <w:rPr>
          <w:rFonts w:ascii="Times New Roman" w:hAnsi="Times New Roman"/>
          <w:sz w:val="24"/>
          <w:szCs w:val="24"/>
        </w:rPr>
        <w:t xml:space="preserve"> comprehensive approach is needed, combining financial support with institutional reforms (land rights, infrastructure, etc.).</w:t>
      </w:r>
    </w:p>
    <w:p w14:paraId="4827EB8B" w14:textId="77777777" w:rsidR="00BA27BE" w:rsidRPr="00F728C0" w:rsidRDefault="00A40E3E" w:rsidP="00BA27BE">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Compared </w:t>
      </w:r>
      <w:del w:id="545" w:author="Editor 2" w:date="2026-05-09T06:26:00Z">
        <w:r w:rsidRPr="00F728C0">
          <w:rPr>
            <w:rFonts w:ascii="Times New Roman" w:hAnsi="Times New Roman"/>
            <w:sz w:val="24"/>
            <w:szCs w:val="24"/>
          </w:rPr>
          <w:delText>to</w:delText>
        </w:r>
      </w:del>
      <w:ins w:id="546" w:author="Editor 2" w:date="2026-05-09T06:26:00Z">
        <w:r>
          <w:rPr>
            <w:rFonts w:ascii="Times New Roman" w:hAnsi="Times New Roman"/>
            <w:sz w:val="24"/>
            <w:szCs w:val="24"/>
          </w:rPr>
          <w:t>with</w:t>
        </w:r>
      </w:ins>
      <w:r w:rsidRPr="00F728C0">
        <w:rPr>
          <w:rFonts w:ascii="Times New Roman" w:hAnsi="Times New Roman"/>
          <w:sz w:val="24"/>
          <w:szCs w:val="24"/>
        </w:rPr>
        <w:t xml:space="preserve"> studies in South Asia (</w:t>
      </w:r>
      <w:r w:rsidRPr="00F728C0">
        <w:rPr>
          <w:rFonts w:ascii="Times New Roman" w:hAnsi="Times New Roman"/>
          <w:sz w:val="24"/>
          <w:szCs w:val="24"/>
          <w:highlight w:val="yellow"/>
        </w:rPr>
        <w:t xml:space="preserve">Islam et al., 2024) </w:t>
      </w:r>
      <w:r w:rsidRPr="00F728C0">
        <w:rPr>
          <w:rFonts w:ascii="Times New Roman" w:hAnsi="Times New Roman"/>
          <w:sz w:val="24"/>
          <w:szCs w:val="24"/>
        </w:rPr>
        <w:t>and Africa (</w:t>
      </w:r>
      <w:r w:rsidRPr="00F728C0">
        <w:rPr>
          <w:rFonts w:ascii="Times New Roman" w:hAnsi="Times New Roman"/>
          <w:sz w:val="24"/>
          <w:szCs w:val="24"/>
          <w:highlight w:val="yellow"/>
        </w:rPr>
        <w:t>Doss</w:t>
      </w:r>
      <w:r w:rsidRPr="00F728C0">
        <w:rPr>
          <w:rStyle w:val="a6"/>
          <w:rFonts w:ascii="Times New Roman" w:hAnsi="Times New Roman"/>
          <w:color w:val="0F1115"/>
          <w:sz w:val="24"/>
          <w:szCs w:val="24"/>
          <w:shd w:val="clear" w:color="auto" w:fill="FFFFFF"/>
        </w:rPr>
        <w:t>,</w:t>
      </w:r>
      <w:r w:rsidRPr="00F728C0">
        <w:rPr>
          <w:rFonts w:ascii="Times New Roman" w:hAnsi="Times New Roman"/>
          <w:sz w:val="24"/>
          <w:szCs w:val="24"/>
          <w:highlight w:val="yellow"/>
        </w:rPr>
        <w:t xml:space="preserve"> 2025</w:t>
      </w:r>
      <w:r w:rsidRPr="00F728C0">
        <w:rPr>
          <w:rFonts w:ascii="Times New Roman" w:hAnsi="Times New Roman"/>
          <w:sz w:val="24"/>
          <w:szCs w:val="24"/>
        </w:rPr>
        <w:t>), the problem of “limited access” due to land-based collateral is widespread, but in Kazakhstan</w:t>
      </w:r>
      <w:ins w:id="547" w:author="Editor 2" w:date="2026-05-09T06:26:00Z">
        <w:r>
          <w:rPr>
            <w:rFonts w:ascii="Times New Roman" w:hAnsi="Times New Roman"/>
            <w:sz w:val="24"/>
            <w:szCs w:val="24"/>
          </w:rPr>
          <w:t>,</w:t>
        </w:r>
      </w:ins>
      <w:r w:rsidRPr="00F728C0">
        <w:rPr>
          <w:rFonts w:ascii="Times New Roman" w:hAnsi="Times New Roman"/>
          <w:sz w:val="24"/>
          <w:szCs w:val="24"/>
        </w:rPr>
        <w:t xml:space="preserve"> it is further exacerbated by the specific nature of land relations. Unlike </w:t>
      </w:r>
      <w:del w:id="548" w:author="Editor 2" w:date="2026-05-09T06:26:00Z">
        <w:r w:rsidRPr="00F728C0">
          <w:rPr>
            <w:rFonts w:ascii="Times New Roman" w:hAnsi="Times New Roman"/>
            <w:sz w:val="24"/>
            <w:szCs w:val="24"/>
          </w:rPr>
          <w:delText xml:space="preserve">in </w:delText>
        </w:r>
      </w:del>
      <w:r w:rsidRPr="00F728C0">
        <w:rPr>
          <w:rFonts w:ascii="Times New Roman" w:hAnsi="Times New Roman"/>
          <w:sz w:val="24"/>
          <w:szCs w:val="24"/>
        </w:rPr>
        <w:t xml:space="preserve">African countries, where microcredit supplements financial resources, </w:t>
      </w:r>
      <w:del w:id="549" w:author="Editor 2" w:date="2026-05-09T06:26:00Z">
        <w:r w:rsidRPr="00F728C0">
          <w:rPr>
            <w:rFonts w:ascii="Times New Roman" w:hAnsi="Times New Roman"/>
            <w:sz w:val="24"/>
            <w:szCs w:val="24"/>
          </w:rPr>
          <w:delText xml:space="preserve">in Kazakhstan, </w:delText>
        </w:r>
      </w:del>
      <w:r w:rsidRPr="00F728C0">
        <w:rPr>
          <w:rFonts w:ascii="Times New Roman" w:hAnsi="Times New Roman"/>
          <w:sz w:val="24"/>
          <w:szCs w:val="24"/>
        </w:rPr>
        <w:t>lending still requires land as collateral</w:t>
      </w:r>
      <w:ins w:id="550" w:author="Editor 2" w:date="2026-05-09T06:26:00Z">
        <w:r>
          <w:rPr>
            <w:rFonts w:ascii="Times New Roman" w:hAnsi="Times New Roman"/>
            <w:sz w:val="24"/>
            <w:szCs w:val="24"/>
          </w:rPr>
          <w:t xml:space="preserve"> in Kazakhstan</w:t>
        </w:r>
      </w:ins>
      <w:r w:rsidRPr="00F728C0">
        <w:rPr>
          <w:rFonts w:ascii="Times New Roman" w:hAnsi="Times New Roman"/>
          <w:sz w:val="24"/>
          <w:szCs w:val="24"/>
        </w:rPr>
        <w:t>.</w:t>
      </w:r>
    </w:p>
    <w:p w14:paraId="3E841B92" w14:textId="77777777" w:rsidR="00BA27BE" w:rsidRPr="00F728C0" w:rsidRDefault="00BA27BE" w:rsidP="00BA27BE">
      <w:pPr>
        <w:spacing w:line="240" w:lineRule="auto"/>
        <w:ind w:firstLine="720"/>
        <w:contextualSpacing/>
        <w:jc w:val="both"/>
        <w:rPr>
          <w:rFonts w:ascii="Times New Roman" w:hAnsi="Times New Roman"/>
          <w:sz w:val="24"/>
          <w:szCs w:val="24"/>
        </w:rPr>
      </w:pPr>
    </w:p>
    <w:p w14:paraId="6D229557" w14:textId="77777777" w:rsidR="00334CB3" w:rsidRPr="00F728C0" w:rsidRDefault="00334CB3" w:rsidP="007F3E32">
      <w:pPr>
        <w:spacing w:line="240" w:lineRule="auto"/>
        <w:contextualSpacing/>
        <w:jc w:val="both"/>
        <w:rPr>
          <w:rFonts w:ascii="Times New Roman" w:hAnsi="Times New Roman"/>
          <w:sz w:val="24"/>
          <w:szCs w:val="24"/>
        </w:rPr>
      </w:pPr>
    </w:p>
    <w:p w14:paraId="62C81A9F" w14:textId="77777777" w:rsidR="00334CB3" w:rsidRPr="00F728C0" w:rsidRDefault="00A40E3E" w:rsidP="00334CB3">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5.5. Reliability of results: </w:t>
      </w:r>
      <w:del w:id="551" w:author="Editor 2" w:date="2026-05-09T06:26:00Z">
        <w:r w:rsidRPr="00F728C0">
          <w:rPr>
            <w:rFonts w:ascii="Times New Roman" w:hAnsi="Times New Roman"/>
            <w:sz w:val="24"/>
            <w:szCs w:val="24"/>
          </w:rPr>
          <w:delText>methodological aspect</w:delText>
        </w:r>
      </w:del>
      <w:ins w:id="552" w:author="Editor 2" w:date="2026-05-09T06:26:00Z">
        <w:r>
          <w:rPr>
            <w:rFonts w:ascii="Times New Roman" w:hAnsi="Times New Roman"/>
            <w:sz w:val="24"/>
            <w:szCs w:val="24"/>
          </w:rPr>
          <w:t>Methodological aspects</w:t>
        </w:r>
      </w:ins>
    </w:p>
    <w:p w14:paraId="31B234E2" w14:textId="77777777" w:rsidR="00334CB3" w:rsidRPr="00F728C0" w:rsidRDefault="00A40E3E" w:rsidP="00334CB3">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reliability of the results is ensured by the integration of three analytical modules, each of which makes a unique contribution to the overall study of the development of women’s entrepreneurship in Kazakhstan’s agriculture:</w:t>
      </w:r>
    </w:p>
    <w:p w14:paraId="1CA383E4" w14:textId="77777777" w:rsidR="00334CB3" w:rsidRPr="00F728C0" w:rsidRDefault="00A40E3E" w:rsidP="00334CB3">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TWFE module. The main result does not reveal the cause of the impact of loans within regions. This calculation demonstrates that credit support without corresponding institutional reforms does not yield the expected results.</w:t>
      </w:r>
    </w:p>
    <w:p w14:paraId="480787BC" w14:textId="77777777" w:rsidR="00334CB3" w:rsidRPr="00F728C0" w:rsidRDefault="00A40E3E" w:rsidP="00334CB3">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K-means module. Cluster analysis identified two stable regional systems, demonstrating that regions differ from one another (in terms of access to resources, level of development, institutional conditions, infrastructure, etc.).</w:t>
      </w:r>
    </w:p>
    <w:p w14:paraId="63EF2331" w14:textId="77777777" w:rsidR="00334CB3" w:rsidRPr="00F728C0" w:rsidRDefault="00A40E3E" w:rsidP="007F3E32">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Random </w:t>
      </w:r>
      <w:del w:id="553" w:author="Editor 2" w:date="2026-05-09T06:26:00Z">
        <w:r w:rsidRPr="00F728C0">
          <w:rPr>
            <w:rFonts w:ascii="Times New Roman" w:hAnsi="Times New Roman"/>
            <w:sz w:val="24"/>
            <w:szCs w:val="24"/>
          </w:rPr>
          <w:delText>Forest</w:delText>
        </w:r>
      </w:del>
      <w:ins w:id="554" w:author="Editor 2" w:date="2026-05-09T06:26:00Z">
        <w:r>
          <w:rPr>
            <w:rFonts w:ascii="Times New Roman" w:hAnsi="Times New Roman"/>
            <w:sz w:val="24"/>
            <w:szCs w:val="24"/>
          </w:rPr>
          <w:t>forest</w:t>
        </w:r>
      </w:ins>
      <w:r w:rsidRPr="00F728C0">
        <w:rPr>
          <w:rFonts w:ascii="Times New Roman" w:hAnsi="Times New Roman"/>
          <w:sz w:val="24"/>
          <w:szCs w:val="24"/>
        </w:rPr>
        <w:t xml:space="preserve"> module. Credit-related variables proved to be important for explaining differences between regions, demonstrating that key development factors are linked to regional characteristics </w:t>
      </w:r>
      <w:del w:id="555" w:author="Editor 2" w:date="2026-05-09T06:26:00Z">
        <w:r w:rsidRPr="00F728C0">
          <w:rPr>
            <w:rFonts w:ascii="Times New Roman" w:hAnsi="Times New Roman"/>
            <w:sz w:val="24"/>
            <w:szCs w:val="24"/>
          </w:rPr>
          <w:delText>which</w:delText>
        </w:r>
      </w:del>
      <w:ins w:id="556" w:author="Editor 2" w:date="2026-05-09T06:26:00Z">
        <w:r>
          <w:rPr>
            <w:rFonts w:ascii="Times New Roman" w:hAnsi="Times New Roman"/>
            <w:sz w:val="24"/>
            <w:szCs w:val="24"/>
          </w:rPr>
          <w:t>that</w:t>
        </w:r>
      </w:ins>
      <w:r w:rsidRPr="00F728C0">
        <w:rPr>
          <w:rFonts w:ascii="Times New Roman" w:hAnsi="Times New Roman"/>
          <w:sz w:val="24"/>
          <w:szCs w:val="24"/>
        </w:rPr>
        <w:t xml:space="preserve"> remain constant over time</w:t>
      </w:r>
      <w:del w:id="557" w:author="Editor 2" w:date="2026-05-09T06:26:00Z">
        <w:r w:rsidRPr="00F728C0">
          <w:rPr>
            <w:rFonts w:ascii="Times New Roman" w:hAnsi="Times New Roman"/>
            <w:sz w:val="24"/>
            <w:szCs w:val="24"/>
          </w:rPr>
          <w:delText>,</w:delText>
        </w:r>
      </w:del>
      <w:r w:rsidRPr="00F728C0">
        <w:rPr>
          <w:rFonts w:ascii="Times New Roman" w:hAnsi="Times New Roman"/>
          <w:sz w:val="24"/>
          <w:szCs w:val="24"/>
        </w:rPr>
        <w:t xml:space="preserve"> rather than </w:t>
      </w:r>
      <w:del w:id="558" w:author="Editor 2" w:date="2026-05-09T06:26:00Z">
        <w:r w:rsidRPr="00F728C0">
          <w:rPr>
            <w:rFonts w:ascii="Times New Roman" w:hAnsi="Times New Roman"/>
            <w:sz w:val="24"/>
            <w:szCs w:val="24"/>
          </w:rPr>
          <w:delText xml:space="preserve">to </w:delText>
        </w:r>
      </w:del>
      <w:r w:rsidRPr="00F728C0">
        <w:rPr>
          <w:rFonts w:ascii="Times New Roman" w:hAnsi="Times New Roman"/>
          <w:sz w:val="24"/>
          <w:szCs w:val="24"/>
        </w:rPr>
        <w:t>lending support.</w:t>
      </w:r>
    </w:p>
    <w:p w14:paraId="6825FE38" w14:textId="77777777" w:rsidR="00334CB3" w:rsidRPr="00F728C0" w:rsidRDefault="00A40E3E" w:rsidP="00334CB3">
      <w:pPr>
        <w:spacing w:line="240" w:lineRule="auto"/>
        <w:ind w:firstLine="720"/>
        <w:contextualSpacing/>
        <w:jc w:val="both"/>
        <w:rPr>
          <w:rFonts w:ascii="Times New Roman" w:hAnsi="Times New Roman"/>
          <w:sz w:val="24"/>
          <w:szCs w:val="24"/>
        </w:rPr>
      </w:pPr>
      <w:del w:id="559" w:author="Editor 2" w:date="2026-05-09T06:26:00Z">
        <w:r w:rsidRPr="00F728C0">
          <w:rPr>
            <w:rFonts w:ascii="Times New Roman" w:hAnsi="Times New Roman"/>
            <w:sz w:val="24"/>
            <w:szCs w:val="24"/>
          </w:rPr>
          <w:delText>Based on</w:delText>
        </w:r>
      </w:del>
      <w:ins w:id="560" w:author="Editor 2" w:date="2026-05-09T06:26:00Z">
        <w:r>
          <w:rPr>
            <w:rFonts w:ascii="Times New Roman" w:hAnsi="Times New Roman"/>
            <w:sz w:val="24"/>
            <w:szCs w:val="24"/>
          </w:rPr>
          <w:t>On</w:t>
        </w:r>
      </w:ins>
      <w:r w:rsidRPr="00F728C0">
        <w:rPr>
          <w:rFonts w:ascii="Times New Roman" w:hAnsi="Times New Roman"/>
          <w:sz w:val="24"/>
          <w:szCs w:val="24"/>
        </w:rPr>
        <w:t xml:space="preserve"> this</w:t>
      </w:r>
      <w:del w:id="561" w:author="Editor 2" w:date="2026-05-09T06:26:00Z">
        <w:r w:rsidRPr="00F728C0">
          <w:rPr>
            <w:rFonts w:ascii="Times New Roman" w:hAnsi="Times New Roman"/>
            <w:sz w:val="24"/>
            <w:szCs w:val="24"/>
          </w:rPr>
          <w:delText>, it can be concluded that</w:delText>
        </w:r>
      </w:del>
      <w:ins w:id="562" w:author="Editor 2" w:date="2026-05-09T06:26:00Z">
        <w:r>
          <w:rPr>
            <w:rFonts w:ascii="Times New Roman" w:hAnsi="Times New Roman"/>
            <w:sz w:val="24"/>
            <w:szCs w:val="24"/>
          </w:rPr>
          <w:t xml:space="preserve"> basis,</w:t>
        </w:r>
      </w:ins>
      <w:r w:rsidRPr="00F728C0">
        <w:rPr>
          <w:rFonts w:ascii="Times New Roman" w:hAnsi="Times New Roman"/>
          <w:sz w:val="24"/>
          <w:szCs w:val="24"/>
        </w:rPr>
        <w:t xml:space="preserve"> access to lending is a necessary but not sufficient condition for the expansion of women’s entrepreneurship in Kazakhstan’s agricultural sector.</w:t>
      </w:r>
    </w:p>
    <w:p w14:paraId="14968802" w14:textId="77777777" w:rsidR="00334CB3" w:rsidRPr="00F728C0" w:rsidRDefault="00334CB3" w:rsidP="003F55B4">
      <w:pPr>
        <w:spacing w:line="240" w:lineRule="auto"/>
        <w:ind w:firstLine="720"/>
        <w:contextualSpacing/>
        <w:jc w:val="both"/>
        <w:rPr>
          <w:rFonts w:ascii="Times New Roman" w:hAnsi="Times New Roman"/>
          <w:sz w:val="24"/>
          <w:szCs w:val="24"/>
        </w:rPr>
      </w:pPr>
    </w:p>
    <w:p w14:paraId="6DEC6A26" w14:textId="77777777" w:rsidR="007F3E32" w:rsidRPr="00F728C0" w:rsidRDefault="007F3E32" w:rsidP="00F05254">
      <w:pPr>
        <w:spacing w:line="240" w:lineRule="auto"/>
        <w:contextualSpacing/>
        <w:jc w:val="both"/>
        <w:rPr>
          <w:rFonts w:ascii="Times New Roman" w:hAnsi="Times New Roman"/>
          <w:sz w:val="24"/>
          <w:szCs w:val="24"/>
        </w:rPr>
      </w:pPr>
    </w:p>
    <w:p w14:paraId="21B12134" w14:textId="77777777" w:rsidR="007F3E32" w:rsidRPr="00F728C0" w:rsidRDefault="008A7494" w:rsidP="0088418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5.6. Study limitations and directions for future research</w:t>
      </w:r>
    </w:p>
    <w:p w14:paraId="235382DC" w14:textId="77777777" w:rsidR="007F3E32" w:rsidRPr="00F728C0" w:rsidRDefault="007F3E32" w:rsidP="007F3E32">
      <w:pPr>
        <w:spacing w:line="240" w:lineRule="auto"/>
        <w:contextualSpacing/>
        <w:jc w:val="both"/>
        <w:rPr>
          <w:rFonts w:ascii="Times New Roman" w:hAnsi="Times New Roman"/>
          <w:sz w:val="24"/>
          <w:szCs w:val="24"/>
        </w:rPr>
      </w:pPr>
    </w:p>
    <w:p w14:paraId="55D009E3" w14:textId="77777777" w:rsidR="007F3E32" w:rsidRPr="00F728C0" w:rsidRDefault="00A40E3E" w:rsidP="0088418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In analyzing the results, we identified several limitations that may have affected the accuracy of our conclusions:</w:t>
      </w:r>
    </w:p>
    <w:p w14:paraId="29182CBF" w14:textId="77777777" w:rsidR="007F3E32" w:rsidRPr="00F728C0" w:rsidRDefault="00A40E3E" w:rsidP="0088418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Large sample size. We examined regional data rather than data on individual districts or farms managed by women. This may have led to the omission of some important local characteristics </w:t>
      </w:r>
      <w:r w:rsidRPr="00F728C0">
        <w:rPr>
          <w:rFonts w:ascii="Times New Roman" w:hAnsi="Times New Roman"/>
          <w:sz w:val="24"/>
          <w:szCs w:val="24"/>
          <w:highlight w:val="yellow"/>
        </w:rPr>
        <w:t>(Gil, 2023).</w:t>
      </w:r>
    </w:p>
    <w:p w14:paraId="1F7968B7" w14:textId="77777777" w:rsidR="007F3E32" w:rsidRPr="00F728C0" w:rsidRDefault="00A40E3E" w:rsidP="0088418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Missing data</w:t>
      </w:r>
      <w:del w:id="563" w:author="Editor 2" w:date="2026-05-09T06:26:00Z">
        <w:r w:rsidRPr="00F728C0">
          <w:rPr>
            <w:rFonts w:ascii="Times New Roman" w:hAnsi="Times New Roman"/>
            <w:sz w:val="24"/>
            <w:szCs w:val="24"/>
          </w:rPr>
          <w:delText>.</w:delText>
        </w:r>
      </w:del>
      <w:r w:rsidRPr="00F728C0">
        <w:rPr>
          <w:rFonts w:ascii="Times New Roman" w:hAnsi="Times New Roman"/>
          <w:sz w:val="24"/>
          <w:szCs w:val="24"/>
        </w:rPr>
        <w:t xml:space="preserve"> Information on loans is missing (approximately 39% of the data). This is because</w:t>
      </w:r>
      <w:ins w:id="564" w:author="Editor 2" w:date="2026-05-09T06:26:00Z">
        <w:r>
          <w:rPr>
            <w:rFonts w:ascii="Times New Roman" w:hAnsi="Times New Roman"/>
            <w:sz w:val="24"/>
            <w:szCs w:val="24"/>
          </w:rPr>
          <w:t>,</w:t>
        </w:r>
      </w:ins>
      <w:r w:rsidRPr="00F728C0">
        <w:rPr>
          <w:rFonts w:ascii="Times New Roman" w:hAnsi="Times New Roman"/>
          <w:sz w:val="24"/>
          <w:szCs w:val="24"/>
        </w:rPr>
        <w:t xml:space="preserve"> in some years, certain (newly established) regions were not supplied with loans (Financial Support Fund).</w:t>
      </w:r>
    </w:p>
    <w:p w14:paraId="0FB2F958" w14:textId="77777777" w:rsidR="007F3E32" w:rsidRPr="00F728C0" w:rsidRDefault="00A40E3E" w:rsidP="0088418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Land registration. We recorded only the percentage of allocated land, without specifying whether it belonged to the enterprise or was simply used by it </w:t>
      </w:r>
      <w:r w:rsidR="0035129B" w:rsidRPr="00F728C0">
        <w:rPr>
          <w:rFonts w:ascii="Times New Roman" w:hAnsi="Times New Roman"/>
          <w:sz w:val="24"/>
          <w:szCs w:val="24"/>
          <w:highlight w:val="yellow"/>
        </w:rPr>
        <w:t>(Lambrecht et al., 2023).</w:t>
      </w:r>
    </w:p>
    <w:p w14:paraId="601455AC" w14:textId="77777777" w:rsidR="007F3E32" w:rsidRPr="00F728C0" w:rsidRDefault="00A40E3E" w:rsidP="0088418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Causal relationship. Our model shows a correlation between loans and business development, but it does not guarantee that loans stimulate growth. The opposite may be true: successful enterprises are more likely to apply for loans. More sophisticated methods are needed to obtain a more accurate answer, which requires a separate study.</w:t>
      </w:r>
    </w:p>
    <w:p w14:paraId="072783E0" w14:textId="77777777" w:rsidR="007F3E32" w:rsidRPr="00F728C0" w:rsidRDefault="007F3E32" w:rsidP="00F05254">
      <w:pPr>
        <w:spacing w:line="240" w:lineRule="auto"/>
        <w:contextualSpacing/>
        <w:jc w:val="both"/>
        <w:rPr>
          <w:rFonts w:ascii="Times New Roman" w:hAnsi="Times New Roman"/>
          <w:sz w:val="24"/>
          <w:szCs w:val="24"/>
        </w:rPr>
      </w:pPr>
    </w:p>
    <w:p w14:paraId="11FADA6E" w14:textId="77777777" w:rsidR="007F3E32" w:rsidRPr="00F728C0" w:rsidRDefault="007F3E32" w:rsidP="00F05254">
      <w:pPr>
        <w:spacing w:line="240" w:lineRule="auto"/>
        <w:contextualSpacing/>
        <w:jc w:val="both"/>
        <w:rPr>
          <w:rFonts w:ascii="Times New Roman" w:hAnsi="Times New Roman"/>
          <w:sz w:val="24"/>
          <w:szCs w:val="24"/>
        </w:rPr>
      </w:pPr>
    </w:p>
    <w:p w14:paraId="5F9A6E53" w14:textId="77777777" w:rsidR="0088418A" w:rsidRPr="00F728C0" w:rsidRDefault="008A7494"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6. Recommendations for improving Kazakhstan’s state agricultural policy</w:t>
      </w:r>
    </w:p>
    <w:p w14:paraId="4287411E" w14:textId="77777777" w:rsidR="00853B12" w:rsidRPr="00F728C0" w:rsidRDefault="00A40E3E" w:rsidP="008A749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key finding – that a broad-based increase in agricultural lending does not stimulate the growth of women’s entrepreneurship without addressing institutional constraints – calls for a reevaluation of existing approaches to financial support. Specific recommendations, tailored to different levels of government and types of regions, are outlined below.</w:t>
      </w:r>
    </w:p>
    <w:p w14:paraId="59D9E301"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6.1. Recommendations at the national level</w:t>
      </w:r>
    </w:p>
    <w:p w14:paraId="16E685AB"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Revision of lending programs. Current institutional lending programs (KazAgroFinance JSC, Agrarian Credit Corporation JSC, Agricultural Financial Support Fund JSC) are </w:t>
      </w:r>
      <w:del w:id="565" w:author="Editor 2" w:date="2026-05-09T06:26:00Z">
        <w:r w:rsidRPr="00F728C0">
          <w:rPr>
            <w:rFonts w:ascii="Times New Roman" w:hAnsi="Times New Roman"/>
            <w:sz w:val="24"/>
            <w:szCs w:val="24"/>
          </w:rPr>
          <w:delText xml:space="preserve">primarily </w:delText>
        </w:r>
      </w:del>
      <w:r w:rsidRPr="00F728C0">
        <w:rPr>
          <w:rFonts w:ascii="Times New Roman" w:hAnsi="Times New Roman"/>
          <w:sz w:val="24"/>
          <w:szCs w:val="24"/>
        </w:rPr>
        <w:t xml:space="preserve">focused </w:t>
      </w:r>
      <w:ins w:id="566" w:author="Editor 2" w:date="2026-05-09T06:26:00Z">
        <w:r>
          <w:rPr>
            <w:rFonts w:ascii="Times New Roman" w:hAnsi="Times New Roman"/>
            <w:sz w:val="24"/>
            <w:szCs w:val="24"/>
          </w:rPr>
          <w:t xml:space="preserve">primarily </w:t>
        </w:r>
      </w:ins>
      <w:r w:rsidRPr="00F728C0">
        <w:rPr>
          <w:rFonts w:ascii="Times New Roman" w:hAnsi="Times New Roman"/>
          <w:sz w:val="24"/>
          <w:szCs w:val="24"/>
        </w:rPr>
        <w:t xml:space="preserve">on volume-based indicators of loan disbursement. The results of </w:t>
      </w:r>
      <w:ins w:id="567" w:author="Editor 2" w:date="2026-05-09T06:26:00Z">
        <w:r>
          <w:rPr>
            <w:rFonts w:ascii="Times New Roman" w:hAnsi="Times New Roman"/>
            <w:sz w:val="24"/>
            <w:szCs w:val="24"/>
          </w:rPr>
          <w:t xml:space="preserve">the </w:t>
        </w:r>
      </w:ins>
      <w:r w:rsidRPr="00F728C0">
        <w:rPr>
          <w:rFonts w:ascii="Times New Roman" w:hAnsi="Times New Roman"/>
          <w:sz w:val="24"/>
          <w:szCs w:val="24"/>
        </w:rPr>
        <w:t xml:space="preserve">TWFE models demonstrate that this approach does not have a causal </w:t>
      </w:r>
      <w:del w:id="568" w:author="Editor 2" w:date="2026-05-09T06:26:00Z">
        <w:r w:rsidRPr="00F728C0">
          <w:rPr>
            <w:rFonts w:ascii="Times New Roman" w:hAnsi="Times New Roman"/>
            <w:sz w:val="24"/>
            <w:szCs w:val="24"/>
          </w:rPr>
          <w:delText>impact</w:delText>
        </w:r>
      </w:del>
      <w:ins w:id="569" w:author="Editor 2" w:date="2026-05-09T06:26:00Z">
        <w:r>
          <w:rPr>
            <w:rFonts w:ascii="Times New Roman" w:hAnsi="Times New Roman"/>
            <w:sz w:val="24"/>
            <w:szCs w:val="24"/>
          </w:rPr>
          <w:t>effect</w:t>
        </w:r>
      </w:ins>
      <w:r w:rsidRPr="00F728C0">
        <w:rPr>
          <w:rFonts w:ascii="Times New Roman" w:hAnsi="Times New Roman"/>
          <w:sz w:val="24"/>
          <w:szCs w:val="24"/>
        </w:rPr>
        <w:t xml:space="preserve"> on the development of women’s entrepreneurship. </w:t>
      </w:r>
      <w:del w:id="570" w:author="Editor 2" w:date="2026-05-09T06:26:00Z">
        <w:r w:rsidRPr="00F728C0">
          <w:rPr>
            <w:rFonts w:ascii="Times New Roman" w:hAnsi="Times New Roman"/>
            <w:sz w:val="24"/>
            <w:szCs w:val="24"/>
          </w:rPr>
          <w:delText>It</w:delText>
        </w:r>
      </w:del>
      <w:ins w:id="571" w:author="Editor 2" w:date="2026-05-09T06:26:00Z">
        <w:r>
          <w:rPr>
            <w:rFonts w:ascii="Times New Roman" w:hAnsi="Times New Roman"/>
            <w:sz w:val="24"/>
            <w:szCs w:val="24"/>
          </w:rPr>
          <w:t>The following</w:t>
        </w:r>
      </w:ins>
      <w:r w:rsidRPr="00F728C0">
        <w:rPr>
          <w:rFonts w:ascii="Times New Roman" w:hAnsi="Times New Roman"/>
          <w:sz w:val="24"/>
          <w:szCs w:val="24"/>
        </w:rPr>
        <w:t xml:space="preserve"> is recommended:</w:t>
      </w:r>
    </w:p>
    <w:p w14:paraId="24A29E9B"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To introduce gender-sensitive criteria for evaluating applications: simplified application procedures, flexible repayment schedules, and consideration of the seasonal nature of agricultural work;</w:t>
      </w:r>
    </w:p>
    <w:p w14:paraId="0DAB5D9A"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To develop alternative collateral mechanisms: cooperative guarantees, crop insurance, and the use of movable property as collateral;</w:t>
      </w:r>
    </w:p>
    <w:p w14:paraId="0232A6C1"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To monitor the distribution of loans by recipient gender and publish annual reports to ensure transparency.</w:t>
      </w:r>
    </w:p>
    <w:p w14:paraId="6C33EA5D"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integration of financial support with land reform. Since access to land is a key institutional constraint (on average, 2.01% of land is held by women), lending interventions must be accompanied by measures to expand women’s land rights:</w:t>
      </w:r>
    </w:p>
    <w:p w14:paraId="1EB2F118"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To simplify the procedures for registering land rights for women, including reduced state fees and advisory support;</w:t>
      </w:r>
    </w:p>
    <w:p w14:paraId="51D7E123"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To encourage the transfer of land shares to women as part of privatization and state land redistribution programs;</w:t>
      </w:r>
    </w:p>
    <w:p w14:paraId="61E4D720"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To develop land lease mechanisms that prioritize women farmers, including subsidies for lease payments.</w:t>
      </w:r>
    </w:p>
    <w:p w14:paraId="231DD78B" w14:textId="77777777" w:rsidR="00853B12" w:rsidRPr="00F728C0" w:rsidRDefault="00A40E3E" w:rsidP="003F55B4">
      <w:pPr>
        <w:spacing w:line="240" w:lineRule="auto"/>
        <w:ind w:firstLine="720"/>
        <w:contextualSpacing/>
        <w:jc w:val="both"/>
        <w:rPr>
          <w:rFonts w:ascii="Times New Roman" w:hAnsi="Times New Roman"/>
          <w:sz w:val="24"/>
          <w:szCs w:val="24"/>
        </w:rPr>
      </w:pPr>
      <w:del w:id="572" w:author="Editor 2" w:date="2026-05-09T06:26:00Z">
        <w:r w:rsidRPr="00F728C0">
          <w:rPr>
            <w:rFonts w:ascii="Times New Roman" w:hAnsi="Times New Roman"/>
            <w:sz w:val="24"/>
            <w:szCs w:val="24"/>
          </w:rPr>
          <w:delText>Inter-agency</w:delText>
        </w:r>
      </w:del>
      <w:ins w:id="573" w:author="Editor 2" w:date="2026-05-09T06:26:00Z">
        <w:r>
          <w:rPr>
            <w:rFonts w:ascii="Times New Roman" w:hAnsi="Times New Roman"/>
            <w:sz w:val="24"/>
            <w:szCs w:val="24"/>
          </w:rPr>
          <w:t>Interagency</w:t>
        </w:r>
      </w:ins>
      <w:r w:rsidRPr="00F728C0">
        <w:rPr>
          <w:rFonts w:ascii="Times New Roman" w:hAnsi="Times New Roman"/>
          <w:sz w:val="24"/>
          <w:szCs w:val="24"/>
        </w:rPr>
        <w:t xml:space="preserve"> coordination. The effectiveness of financial policy depends on the coordination of actions between the Ministry of Agriculture, the Ministry of Finance, and regional akimats. </w:t>
      </w:r>
      <w:del w:id="574" w:author="Editor 2" w:date="2026-05-09T06:26:00Z">
        <w:r w:rsidRPr="00F728C0">
          <w:rPr>
            <w:rFonts w:ascii="Times New Roman" w:hAnsi="Times New Roman"/>
            <w:sz w:val="24"/>
            <w:szCs w:val="24"/>
          </w:rPr>
          <w:delText>It is recommended to establish an inter-agency</w:delText>
        </w:r>
      </w:del>
      <w:ins w:id="575" w:author="Editor 2" w:date="2026-05-09T06:26:00Z">
        <w:r>
          <w:rPr>
            <w:rFonts w:ascii="Times New Roman" w:hAnsi="Times New Roman"/>
            <w:sz w:val="24"/>
            <w:szCs w:val="24"/>
          </w:rPr>
          <w:t>The establishment of an interagency</w:t>
        </w:r>
      </w:ins>
      <w:r w:rsidRPr="00F728C0">
        <w:rPr>
          <w:rFonts w:ascii="Times New Roman" w:hAnsi="Times New Roman"/>
          <w:sz w:val="24"/>
          <w:szCs w:val="24"/>
        </w:rPr>
        <w:t xml:space="preserve"> working group on gender inclusion in the agricultural sector with a mandate to develop comprehensive support programs</w:t>
      </w:r>
      <w:ins w:id="576" w:author="Editor 2" w:date="2026-05-09T06:26:00Z">
        <w:r>
          <w:rPr>
            <w:rFonts w:ascii="Times New Roman" w:hAnsi="Times New Roman"/>
            <w:sz w:val="24"/>
            <w:szCs w:val="24"/>
          </w:rPr>
          <w:t xml:space="preserve"> is recommended</w:t>
        </w:r>
      </w:ins>
      <w:r w:rsidRPr="00F728C0">
        <w:rPr>
          <w:rFonts w:ascii="Times New Roman" w:hAnsi="Times New Roman"/>
          <w:sz w:val="24"/>
          <w:szCs w:val="24"/>
        </w:rPr>
        <w:t>.</w:t>
      </w:r>
    </w:p>
    <w:p w14:paraId="4AE2BF12" w14:textId="77777777" w:rsidR="00853B12" w:rsidRPr="00F728C0" w:rsidRDefault="006F0C32"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6.2. Differentiated recommendations by region type</w:t>
      </w:r>
    </w:p>
    <w:p w14:paraId="77C8EBA1"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results of the cluster analysis </w:t>
      </w:r>
      <w:del w:id="577" w:author="Editor 2" w:date="2026-05-09T06:26:00Z">
        <w:r w:rsidRPr="00F728C0">
          <w:rPr>
            <w:rFonts w:ascii="Times New Roman" w:hAnsi="Times New Roman"/>
            <w:sz w:val="24"/>
            <w:szCs w:val="24"/>
          </w:rPr>
          <w:delText>identified</w:delText>
        </w:r>
      </w:del>
      <w:ins w:id="578" w:author="Editor 2" w:date="2026-05-09T06:26:00Z">
        <w:r>
          <w:rPr>
            <w:rFonts w:ascii="Times New Roman" w:hAnsi="Times New Roman"/>
            <w:sz w:val="24"/>
            <w:szCs w:val="24"/>
          </w:rPr>
          <w:t>revealed</w:t>
        </w:r>
      </w:ins>
      <w:r w:rsidRPr="00F728C0">
        <w:rPr>
          <w:rFonts w:ascii="Times New Roman" w:hAnsi="Times New Roman"/>
          <w:sz w:val="24"/>
          <w:szCs w:val="24"/>
        </w:rPr>
        <w:t xml:space="preserve"> two stable patterns of regional development, which justifies the need for a territory-oriented approach.</w:t>
      </w:r>
    </w:p>
    <w:p w14:paraId="72047460"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For regions in Cluster 0 (developed: 15 regions)</w:t>
      </w:r>
    </w:p>
    <w:p w14:paraId="2FF16E81"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Characteristics: high baseline levels of women’s entrepreneurship and access to credit, </w:t>
      </w:r>
      <w:ins w:id="579" w:author="Editor 2" w:date="2026-05-09T06:26:00Z">
        <w:r>
          <w:rPr>
            <w:rFonts w:ascii="Times New Roman" w:hAnsi="Times New Roman"/>
            <w:sz w:val="24"/>
            <w:szCs w:val="24"/>
          </w:rPr>
          <w:t xml:space="preserve">a </w:t>
        </w:r>
      </w:ins>
      <w:r w:rsidRPr="00F728C0">
        <w:rPr>
          <w:rFonts w:ascii="Times New Roman" w:hAnsi="Times New Roman"/>
          <w:sz w:val="24"/>
          <w:szCs w:val="24"/>
        </w:rPr>
        <w:t xml:space="preserve">moderate growth rate (0.091 per year), </w:t>
      </w:r>
      <w:ins w:id="580" w:author="Editor 2" w:date="2026-05-09T06:26:00Z">
        <w:r>
          <w:rPr>
            <w:rFonts w:ascii="Times New Roman" w:hAnsi="Times New Roman"/>
            <w:sz w:val="24"/>
            <w:szCs w:val="24"/>
          </w:rPr>
          <w:t xml:space="preserve">and </w:t>
        </w:r>
      </w:ins>
      <w:r w:rsidRPr="00F728C0">
        <w:rPr>
          <w:rFonts w:ascii="Times New Roman" w:hAnsi="Times New Roman"/>
          <w:sz w:val="24"/>
          <w:szCs w:val="24"/>
        </w:rPr>
        <w:t xml:space="preserve">relatively </w:t>
      </w:r>
      <w:del w:id="581" w:author="Editor 2" w:date="2026-05-09T06:26:00Z">
        <w:r w:rsidRPr="00F728C0">
          <w:rPr>
            <w:rFonts w:ascii="Times New Roman" w:hAnsi="Times New Roman"/>
            <w:sz w:val="24"/>
            <w:szCs w:val="24"/>
          </w:rPr>
          <w:delText>higher</w:delText>
        </w:r>
      </w:del>
      <w:ins w:id="582" w:author="Editor 2" w:date="2026-05-09T06:26:00Z">
        <w:r>
          <w:rPr>
            <w:rFonts w:ascii="Times New Roman" w:hAnsi="Times New Roman"/>
            <w:sz w:val="24"/>
            <w:szCs w:val="24"/>
          </w:rPr>
          <w:t>greater</w:t>
        </w:r>
      </w:ins>
      <w:r w:rsidRPr="00F728C0">
        <w:rPr>
          <w:rFonts w:ascii="Times New Roman" w:hAnsi="Times New Roman"/>
          <w:sz w:val="24"/>
          <w:szCs w:val="24"/>
        </w:rPr>
        <w:t xml:space="preserve"> access to land (2.30%).</w:t>
      </w:r>
    </w:p>
    <w:p w14:paraId="5C29066E"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Policy priorities:</w:t>
      </w:r>
    </w:p>
    <w:p w14:paraId="2CE89350"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Improving resource efficiency: financial literacy programs, advisory support for business management, and encouraging cooperation to reduce transaction costs;</w:t>
      </w:r>
    </w:p>
    <w:p w14:paraId="7168265F" w14:textId="77777777" w:rsidR="00853B12" w:rsidRPr="00F728C0" w:rsidRDefault="00A40E3E" w:rsidP="00B06872">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Diversification of activities: supporting the transition from traditional crop farming to processing, organic farming, and agritourism – that is, sectors with higher added value;</w:t>
      </w:r>
    </w:p>
    <w:p w14:paraId="43950133"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Digitalization: introduction of mobile platforms for accessing market information, online lending, and distance learning.</w:t>
      </w:r>
    </w:p>
    <w:p w14:paraId="465BD094"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For Cluster 1 regions (catching up: 5 regions)</w:t>
      </w:r>
    </w:p>
    <w:p w14:paraId="4B5D8971"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Characteristics: low baseline indicators for women’s entrepreneurship and lending, extremely limited access to land (0.18%), but a high growth rate (0.296 per year).</w:t>
      </w:r>
    </w:p>
    <w:p w14:paraId="5E6E9F6C"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Policy priorities:</w:t>
      </w:r>
    </w:p>
    <w:p w14:paraId="54E6D73D"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Comprehensive support packages: a combination of start-up capital (microcredits, grants) with institutional reforms (access to land, infrastructure);</w:t>
      </w:r>
    </w:p>
    <w:p w14:paraId="36DC134E"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Development of basic infrastructure: investments in roads, logistics, storage facilities, and product collection points;</w:t>
      </w:r>
    </w:p>
    <w:p w14:paraId="33DD7080"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Pilot projects on land rights: launching experimental programs to simplify the registration of land rights for women, followed by scaling up successful practices;</w:t>
      </w:r>
    </w:p>
    <w:p w14:paraId="5131BE2F"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Mentoring and knowledge sharing: partnership programs with regions in Cluster 0 to transfer knowledge and best practices.</w:t>
      </w:r>
    </w:p>
    <w:p w14:paraId="7C59E930" w14:textId="77777777" w:rsidR="00F05254" w:rsidRPr="00F728C0" w:rsidRDefault="00F05254" w:rsidP="003F55B4">
      <w:pPr>
        <w:spacing w:line="240" w:lineRule="auto"/>
        <w:ind w:firstLine="720"/>
        <w:contextualSpacing/>
        <w:jc w:val="both"/>
        <w:rPr>
          <w:rFonts w:ascii="Times New Roman" w:hAnsi="Times New Roman"/>
          <w:sz w:val="24"/>
          <w:szCs w:val="24"/>
        </w:rPr>
      </w:pPr>
    </w:p>
    <w:p w14:paraId="2053C7A8" w14:textId="77777777" w:rsidR="00853B12" w:rsidRPr="00F728C0" w:rsidRDefault="00853B12" w:rsidP="0088418A">
      <w:pPr>
        <w:spacing w:line="240" w:lineRule="auto"/>
        <w:contextualSpacing/>
        <w:jc w:val="both"/>
        <w:rPr>
          <w:rFonts w:ascii="Times New Roman" w:hAnsi="Times New Roman"/>
          <w:sz w:val="24"/>
          <w:szCs w:val="24"/>
        </w:rPr>
      </w:pPr>
    </w:p>
    <w:p w14:paraId="491F3D31"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7. Conclusion</w:t>
      </w:r>
    </w:p>
    <w:p w14:paraId="4E7B4D60" w14:textId="77777777" w:rsidR="009E58D9" w:rsidRPr="00F728C0" w:rsidRDefault="009E58D9" w:rsidP="009E58D9">
      <w:pPr>
        <w:shd w:val="clear" w:color="auto" w:fill="FFFFFF"/>
        <w:spacing w:after="0" w:line="360" w:lineRule="atLeast"/>
        <w:rPr>
          <w:rFonts w:ascii="Times New Roman" w:hAnsi="Times New Roman"/>
          <w:color w:val="0F1115"/>
          <w:sz w:val="24"/>
          <w:szCs w:val="24"/>
        </w:rPr>
      </w:pPr>
    </w:p>
    <w:p w14:paraId="6B544E23" w14:textId="77777777" w:rsidR="009E58D9" w:rsidRPr="00F728C0" w:rsidRDefault="00A40E3E" w:rsidP="009E58D9">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This study presents a comprehensive analysis of the impact of institutional agricultural lending on the development of women-owned farms in 20 regions of Kazakhstan </w:t>
      </w:r>
      <w:del w:id="583" w:author="Editor 2" w:date="2026-05-09T06:26:00Z">
        <w:r w:rsidRPr="00F728C0">
          <w:rPr>
            <w:rFonts w:ascii="Times New Roman" w:hAnsi="Times New Roman"/>
            <w:sz w:val="24"/>
            <w:szCs w:val="24"/>
          </w:rPr>
          <w:delText>over the period</w:delText>
        </w:r>
      </w:del>
      <w:ins w:id="584" w:author="Editor 2" w:date="2026-05-09T06:26:00Z">
        <w:r>
          <w:rPr>
            <w:rFonts w:ascii="Times New Roman" w:hAnsi="Times New Roman"/>
            <w:sz w:val="24"/>
            <w:szCs w:val="24"/>
          </w:rPr>
          <w:t>from</w:t>
        </w:r>
      </w:ins>
      <w:r w:rsidRPr="00F728C0">
        <w:rPr>
          <w:rFonts w:ascii="Times New Roman" w:hAnsi="Times New Roman"/>
          <w:sz w:val="24"/>
          <w:szCs w:val="24"/>
        </w:rPr>
        <w:t xml:space="preserve"> 2015–2024. The application of a three-module analytical approach (panel econometrics, clustering, machine learning) allowed us to draw conclusions about the nature of the relationship between lending and women’s entrepreneurship in the agricultural sector.</w:t>
      </w:r>
    </w:p>
    <w:p w14:paraId="1C4694FF" w14:textId="77777777" w:rsidR="009E58D9" w:rsidRPr="00F728C0" w:rsidRDefault="00A40E3E" w:rsidP="009E58D9">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7.1. Key findings</w:t>
      </w:r>
    </w:p>
    <w:p w14:paraId="5ACEACEA" w14:textId="77777777" w:rsidR="008E4D82" w:rsidRPr="00F728C0" w:rsidRDefault="00A40E3E" w:rsidP="008E4D82">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 observed positive correlation between the volume of lending and the number of women-owned farms (r = 0.576, p &lt; 0.001) is driven by structural differences between regions</w:t>
      </w:r>
      <w:del w:id="585" w:author="Editor 2" w:date="2026-05-09T06:26:00Z">
        <w:r w:rsidRPr="00F728C0">
          <w:rPr>
            <w:rFonts w:ascii="Times New Roman" w:hAnsi="Times New Roman"/>
            <w:sz w:val="24"/>
            <w:szCs w:val="24"/>
          </w:rPr>
          <w:delText>,</w:delText>
        </w:r>
      </w:del>
      <w:r w:rsidRPr="00F728C0">
        <w:rPr>
          <w:rFonts w:ascii="Times New Roman" w:hAnsi="Times New Roman"/>
          <w:sz w:val="24"/>
          <w:szCs w:val="24"/>
        </w:rPr>
        <w:t xml:space="preserve"> rather than by the causal impact of lending within regions.</w:t>
      </w:r>
    </w:p>
    <w:p w14:paraId="45CC6247" w14:textId="77777777" w:rsidR="008E4D82" w:rsidRPr="00F728C0" w:rsidRDefault="00A40E3E" w:rsidP="008E4D82">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After including regional (geography, infrastructure, climate) and time-varying fixed effects (price inflation, macroeconomic policy) (TWFE), the coefficient of the credit variable decreased from 0.725 to 0.044 (p=0.596), indicating the absence of a statistically significant causal effect. None of the three components of institutional lending (KazAgroFinance JSC, Agrarian Credit Corporation JSC, and Agricultural Financial Support Fund JSC) had a significant </w:t>
      </w:r>
      <w:del w:id="586" w:author="Editor 2" w:date="2026-05-09T06:26:00Z">
        <w:r w:rsidRPr="00F728C0">
          <w:rPr>
            <w:rFonts w:ascii="Times New Roman" w:hAnsi="Times New Roman"/>
            <w:sz w:val="24"/>
            <w:szCs w:val="24"/>
          </w:rPr>
          <w:delText>impact in</w:delText>
        </w:r>
      </w:del>
      <w:ins w:id="587" w:author="Editor 2" w:date="2026-05-09T06:26:00Z">
        <w:r>
          <w:rPr>
            <w:rFonts w:ascii="Times New Roman" w:hAnsi="Times New Roman"/>
            <w:sz w:val="24"/>
            <w:szCs w:val="24"/>
          </w:rPr>
          <w:t>effect on</w:t>
        </w:r>
      </w:ins>
      <w:r w:rsidRPr="00F728C0">
        <w:rPr>
          <w:rFonts w:ascii="Times New Roman" w:hAnsi="Times New Roman"/>
          <w:sz w:val="24"/>
          <w:szCs w:val="24"/>
        </w:rPr>
        <w:t xml:space="preserve"> the TWFE models, indicating the robustness of the main conclusion.</w:t>
      </w:r>
    </w:p>
    <w:p w14:paraId="4CE30C64" w14:textId="77777777" w:rsidR="008E4D82" w:rsidRPr="00F728C0" w:rsidRDefault="00A40E3E" w:rsidP="008E4D82">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Access to land is a key institutional constraint. The average share of agricultural land owned by women is only 2.01% (1.19% on average). The land share variable was not significant in any of the TWFE specifications, indicating its role as a long-term link that neutralizes the potential impact of financial support.</w:t>
      </w:r>
    </w:p>
    <w:p w14:paraId="3D5F46EC" w14:textId="77777777" w:rsidR="008E4D82" w:rsidRPr="00F728C0" w:rsidRDefault="00A40E3E" w:rsidP="008E4D82">
      <w:pPr>
        <w:spacing w:line="240" w:lineRule="auto"/>
        <w:ind w:firstLine="720"/>
        <w:contextualSpacing/>
        <w:jc w:val="both"/>
        <w:rPr>
          <w:rFonts w:ascii="Times New Roman" w:hAnsi="Times New Roman"/>
          <w:sz w:val="24"/>
          <w:szCs w:val="24"/>
        </w:rPr>
      </w:pPr>
      <w:del w:id="588" w:author="Editor 2" w:date="2026-05-09T06:26:00Z">
        <w:r w:rsidRPr="00F728C0">
          <w:rPr>
            <w:rFonts w:ascii="Times New Roman" w:hAnsi="Times New Roman"/>
            <w:sz w:val="24"/>
            <w:szCs w:val="24"/>
          </w:rPr>
          <w:delText>Cluster</w:delText>
        </w:r>
      </w:del>
      <w:ins w:id="589" w:author="Editor 2" w:date="2026-05-09T06:26:00Z">
        <w:r>
          <w:rPr>
            <w:rFonts w:ascii="Times New Roman" w:hAnsi="Times New Roman"/>
            <w:sz w:val="24"/>
            <w:szCs w:val="24"/>
          </w:rPr>
          <w:t>The cluster</w:t>
        </w:r>
      </w:ins>
      <w:r w:rsidRPr="00F728C0">
        <w:rPr>
          <w:rFonts w:ascii="Times New Roman" w:hAnsi="Times New Roman"/>
          <w:sz w:val="24"/>
          <w:szCs w:val="24"/>
        </w:rPr>
        <w:t xml:space="preserve"> analysis identified two stable patterns of regional development:</w:t>
      </w:r>
    </w:p>
    <w:p w14:paraId="0B30A979" w14:textId="77777777" w:rsidR="008E4D82" w:rsidRPr="00F728C0" w:rsidRDefault="00A40E3E" w:rsidP="008E4D82">
      <w:pPr>
        <w:spacing w:line="240" w:lineRule="auto"/>
        <w:contextualSpacing/>
        <w:jc w:val="both"/>
        <w:rPr>
          <w:rFonts w:ascii="Times New Roman" w:hAnsi="Times New Roman"/>
          <w:sz w:val="24"/>
          <w:szCs w:val="24"/>
        </w:rPr>
      </w:pPr>
      <w:r w:rsidRPr="00F728C0">
        <w:rPr>
          <w:rFonts w:ascii="Times New Roman" w:hAnsi="Times New Roman"/>
          <w:sz w:val="24"/>
          <w:szCs w:val="24"/>
        </w:rPr>
        <w:t xml:space="preserve"> Group 0 (15 regions) – high levels of women’s entrepreneurship and lending</w:t>
      </w:r>
      <w:del w:id="590" w:author="Editor 2" w:date="2026-05-09T06:26:00Z">
        <w:r w:rsidRPr="00F728C0">
          <w:rPr>
            <w:rFonts w:ascii="Times New Roman" w:hAnsi="Times New Roman"/>
            <w:sz w:val="24"/>
            <w:szCs w:val="24"/>
          </w:rPr>
          <w:delText>,</w:delText>
        </w:r>
      </w:del>
      <w:r w:rsidRPr="00F728C0">
        <w:rPr>
          <w:rFonts w:ascii="Times New Roman" w:hAnsi="Times New Roman"/>
          <w:sz w:val="24"/>
          <w:szCs w:val="24"/>
        </w:rPr>
        <w:t xml:space="preserve"> </w:t>
      </w:r>
      <w:ins w:id="591" w:author="Editor 2" w:date="2026-05-09T06:26:00Z">
        <w:r>
          <w:rPr>
            <w:rFonts w:ascii="Times New Roman" w:hAnsi="Times New Roman"/>
            <w:sz w:val="24"/>
            <w:szCs w:val="24"/>
          </w:rPr>
          <w:t xml:space="preserve">and </w:t>
        </w:r>
      </w:ins>
      <w:r w:rsidRPr="00F728C0">
        <w:rPr>
          <w:rFonts w:ascii="Times New Roman" w:hAnsi="Times New Roman"/>
          <w:sz w:val="24"/>
          <w:szCs w:val="24"/>
        </w:rPr>
        <w:t>moderate growth rates (0.091 per year);</w:t>
      </w:r>
    </w:p>
    <w:p w14:paraId="64E24359" w14:textId="77777777" w:rsidR="008E4D82" w:rsidRPr="00F728C0" w:rsidRDefault="00A40E3E" w:rsidP="008E4D82">
      <w:pPr>
        <w:spacing w:line="240" w:lineRule="auto"/>
        <w:contextualSpacing/>
        <w:jc w:val="both"/>
        <w:rPr>
          <w:rFonts w:ascii="Times New Roman" w:hAnsi="Times New Roman"/>
          <w:sz w:val="24"/>
          <w:szCs w:val="24"/>
        </w:rPr>
      </w:pPr>
      <w:r w:rsidRPr="00F728C0">
        <w:rPr>
          <w:rFonts w:ascii="Times New Roman" w:hAnsi="Times New Roman"/>
          <w:sz w:val="24"/>
          <w:szCs w:val="24"/>
        </w:rPr>
        <w:t>Group 1 (5 regions) – low control indicators</w:t>
      </w:r>
      <w:del w:id="592" w:author="Editor 2" w:date="2026-05-09T06:26:00Z">
        <w:r w:rsidRPr="00F728C0">
          <w:rPr>
            <w:rFonts w:ascii="Times New Roman" w:hAnsi="Times New Roman"/>
            <w:sz w:val="24"/>
            <w:szCs w:val="24"/>
          </w:rPr>
          <w:delText>,</w:delText>
        </w:r>
      </w:del>
      <w:r w:rsidRPr="00F728C0">
        <w:rPr>
          <w:rFonts w:ascii="Times New Roman" w:hAnsi="Times New Roman"/>
          <w:sz w:val="24"/>
          <w:szCs w:val="24"/>
        </w:rPr>
        <w:t xml:space="preserve"> but three times higher growth rates (0.296 per year), not linked to actual lending volumes.</w:t>
      </w:r>
    </w:p>
    <w:p w14:paraId="573E969B" w14:textId="77777777" w:rsidR="00DB10BF" w:rsidRPr="00F728C0" w:rsidRDefault="00A40E3E" w:rsidP="00DB10B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Random </w:t>
      </w:r>
      <w:del w:id="593" w:author="Editor 2" w:date="2026-05-09T06:26:00Z">
        <w:r w:rsidRPr="00F728C0">
          <w:rPr>
            <w:rFonts w:ascii="Times New Roman" w:hAnsi="Times New Roman"/>
            <w:sz w:val="24"/>
            <w:szCs w:val="24"/>
          </w:rPr>
          <w:delText>Forest</w:delText>
        </w:r>
      </w:del>
      <w:ins w:id="594" w:author="Editor 2" w:date="2026-05-09T06:26:00Z">
        <w:r>
          <w:rPr>
            <w:rFonts w:ascii="Times New Roman" w:hAnsi="Times New Roman"/>
            <w:sz w:val="24"/>
            <w:szCs w:val="24"/>
          </w:rPr>
          <w:t>forest</w:t>
        </w:r>
      </w:ins>
      <w:r w:rsidRPr="00F728C0">
        <w:rPr>
          <w:rFonts w:ascii="Times New Roman" w:hAnsi="Times New Roman"/>
          <w:sz w:val="24"/>
          <w:szCs w:val="24"/>
        </w:rPr>
        <w:t xml:space="preserve"> machine learning methods confirm that credit variables dominate the structure of feature importance (87.9% overall). However, a negative R² (-0.56) in cross-validation between regions indicates limited generalizability of the model to new regions, which confirms the conclusion regarding the dominant role of regional differences.</w:t>
      </w:r>
    </w:p>
    <w:p w14:paraId="17249A05" w14:textId="77777777" w:rsidR="00DB10BF" w:rsidRPr="00F728C0" w:rsidRDefault="00DB10BF" w:rsidP="003F55B4">
      <w:pPr>
        <w:spacing w:line="240" w:lineRule="auto"/>
        <w:ind w:firstLine="720"/>
        <w:contextualSpacing/>
        <w:jc w:val="both"/>
        <w:rPr>
          <w:rFonts w:ascii="Times New Roman" w:hAnsi="Times New Roman"/>
          <w:sz w:val="24"/>
          <w:szCs w:val="24"/>
        </w:rPr>
      </w:pPr>
    </w:p>
    <w:p w14:paraId="72355FE5" w14:textId="77777777" w:rsidR="00DB10BF" w:rsidRPr="00F728C0" w:rsidRDefault="009353C2" w:rsidP="00DB10B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7.2. Contribution to the research</w:t>
      </w:r>
    </w:p>
    <w:p w14:paraId="04ACC93C" w14:textId="77777777" w:rsidR="00DB10BF" w:rsidRPr="00F728C0" w:rsidRDefault="00A40E3E" w:rsidP="00DB10BF">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This study contributes to the literature on financial inclusion and gender equality in agriculture in three ways:</w:t>
      </w:r>
    </w:p>
    <w:p w14:paraId="73B0ABC8" w14:textId="77777777" w:rsidR="00555AF7" w:rsidRPr="00F728C0" w:rsidRDefault="00A40E3E" w:rsidP="00E43937">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Geographical novelty: For the first time, causal estimates of the impact of agricultural lending on women’s entrepreneurship are presented in the context of Central Asia’s transition economies, filling a gap in the literature focused on African and South Asian countries.</w:t>
      </w:r>
    </w:p>
    <w:p w14:paraId="5BBAFF35" w14:textId="77777777" w:rsidR="00555AF7" w:rsidRPr="00F728C0" w:rsidRDefault="00A40E3E" w:rsidP="00E43937">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Methodological novelty: The combination of three analytical modules (TWFE, k-means, and </w:t>
      </w:r>
      <w:del w:id="595" w:author="Editor 2" w:date="2026-05-09T06:26:00Z">
        <w:r w:rsidRPr="00F728C0">
          <w:rPr>
            <w:rFonts w:ascii="Times New Roman" w:hAnsi="Times New Roman"/>
            <w:sz w:val="24"/>
            <w:szCs w:val="24"/>
          </w:rPr>
          <w:delText>Random Forest</w:delText>
        </w:r>
      </w:del>
      <w:ins w:id="596" w:author="Editor 2" w:date="2026-05-09T06:26:00Z">
        <w:r>
          <w:rPr>
            <w:rFonts w:ascii="Times New Roman" w:hAnsi="Times New Roman"/>
            <w:sz w:val="24"/>
            <w:szCs w:val="24"/>
          </w:rPr>
          <w:t>random forest</w:t>
        </w:r>
      </w:ins>
      <w:r w:rsidRPr="00F728C0">
        <w:rPr>
          <w:rFonts w:ascii="Times New Roman" w:hAnsi="Times New Roman"/>
          <w:sz w:val="24"/>
          <w:szCs w:val="24"/>
        </w:rPr>
        <w:t xml:space="preserve">) allowed us to distinguish correlations between regions from </w:t>
      </w:r>
      <w:del w:id="597" w:author="Editor 2" w:date="2026-05-09T06:26:00Z">
        <w:r w:rsidRPr="00F728C0">
          <w:rPr>
            <w:rFonts w:ascii="Times New Roman" w:hAnsi="Times New Roman"/>
            <w:sz w:val="24"/>
            <w:szCs w:val="24"/>
          </w:rPr>
          <w:delText>intra-regional</w:delText>
        </w:r>
      </w:del>
      <w:ins w:id="598" w:author="Editor 2" w:date="2026-05-09T06:26:00Z">
        <w:r>
          <w:rPr>
            <w:rFonts w:ascii="Times New Roman" w:hAnsi="Times New Roman"/>
            <w:sz w:val="24"/>
            <w:szCs w:val="24"/>
          </w:rPr>
          <w:t>intraregional</w:t>
        </w:r>
      </w:ins>
      <w:r w:rsidRPr="00F728C0">
        <w:rPr>
          <w:rFonts w:ascii="Times New Roman" w:hAnsi="Times New Roman"/>
          <w:sz w:val="24"/>
          <w:szCs w:val="24"/>
        </w:rPr>
        <w:t xml:space="preserve"> differences and assess the impact of lending on the development of women’s entrepreneurship in Kazakhstan’s agriculture.</w:t>
      </w:r>
    </w:p>
    <w:p w14:paraId="2FDD6F4B" w14:textId="77777777" w:rsidR="00555AF7" w:rsidRPr="00F728C0" w:rsidRDefault="00E43937" w:rsidP="00E43937">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Theoretical rationale: Empirically confirms the hypothesis regarding the interdependent nature of institutional constraints: land tenure neutralizes the potential impact of financial support, thereby supporting an institutional approach to inclusive development (</w:t>
      </w:r>
      <w:r w:rsidRPr="00F728C0">
        <w:rPr>
          <w:rFonts w:ascii="Times New Roman" w:hAnsi="Times New Roman"/>
          <w:sz w:val="24"/>
          <w:szCs w:val="24"/>
          <w:highlight w:val="yellow"/>
        </w:rPr>
        <w:t>Quisumbing et al., 2023; Schoneveld &amp; Weng, 2023</w:t>
      </w:r>
      <w:r w:rsidRPr="00F728C0">
        <w:rPr>
          <w:rFonts w:ascii="Times New Roman" w:hAnsi="Times New Roman"/>
          <w:sz w:val="24"/>
          <w:szCs w:val="24"/>
        </w:rPr>
        <w:t>).</w:t>
      </w:r>
    </w:p>
    <w:p w14:paraId="5D035E52" w14:textId="77777777" w:rsidR="00E43937" w:rsidRPr="00F728C0" w:rsidRDefault="00E43937" w:rsidP="00E43937">
      <w:pPr>
        <w:spacing w:line="240" w:lineRule="auto"/>
        <w:contextualSpacing/>
        <w:jc w:val="both"/>
        <w:rPr>
          <w:rFonts w:ascii="Times New Roman" w:hAnsi="Times New Roman"/>
          <w:sz w:val="24"/>
          <w:szCs w:val="24"/>
        </w:rPr>
      </w:pPr>
    </w:p>
    <w:p w14:paraId="654653F7" w14:textId="77777777" w:rsidR="00E43937" w:rsidRPr="00F728C0" w:rsidRDefault="008A5659" w:rsidP="00E43937">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7.3. Directions for future research</w:t>
      </w:r>
    </w:p>
    <w:p w14:paraId="56102550" w14:textId="77777777" w:rsidR="00E43937" w:rsidRPr="00F728C0" w:rsidRDefault="00A40E3E" w:rsidP="00E43937">
      <w:pPr>
        <w:spacing w:line="240" w:lineRule="auto"/>
        <w:ind w:firstLine="720"/>
        <w:contextualSpacing/>
        <w:jc w:val="both"/>
        <w:rPr>
          <w:rFonts w:ascii="Times New Roman" w:hAnsi="Times New Roman"/>
          <w:sz w:val="24"/>
          <w:szCs w:val="24"/>
        </w:rPr>
      </w:pPr>
      <w:del w:id="599" w:author="Editor 2" w:date="2026-05-09T06:26:00Z">
        <w:r w:rsidRPr="00F728C0">
          <w:rPr>
            <w:rFonts w:ascii="Times New Roman" w:hAnsi="Times New Roman"/>
            <w:sz w:val="24"/>
            <w:szCs w:val="24"/>
          </w:rPr>
          <w:delText>Analyzing</w:delText>
        </w:r>
      </w:del>
      <w:ins w:id="600" w:author="Editor 2" w:date="2026-05-09T06:26:00Z">
        <w:r>
          <w:rPr>
            <w:rFonts w:ascii="Times New Roman" w:hAnsi="Times New Roman"/>
            <w:sz w:val="24"/>
            <w:szCs w:val="24"/>
          </w:rPr>
          <w:t>Ana</w:t>
        </w:r>
      </w:ins>
      <w:ins w:id="601" w:author="Editor" w:date="2026-05-09T06:26:00Z">
        <w:r>
          <w:rPr>
            <w:rFonts w:ascii="Times New Roman" w:hAnsi="Times New Roman"/>
            <w:sz w:val="24"/>
            <w:szCs w:val="24"/>
          </w:rPr>
          <w:t>lyz</w:t>
        </w:r>
      </w:ins>
      <w:ins w:id="602" w:author="Editor 2" w:date="2026-05-09T06:26:00Z">
        <w:del w:id="603" w:author="Editor" w:date="2026-05-09T06:26:00Z">
          <w:r>
            <w:rPr>
              <w:rFonts w:ascii="Times New Roman" w:hAnsi="Times New Roman"/>
              <w:sz w:val="24"/>
              <w:szCs w:val="24"/>
            </w:rPr>
            <w:delText>lys</w:delText>
          </w:r>
        </w:del>
        <w:r>
          <w:rPr>
            <w:rFonts w:ascii="Times New Roman" w:hAnsi="Times New Roman"/>
            <w:sz w:val="24"/>
            <w:szCs w:val="24"/>
          </w:rPr>
          <w:t>ing</w:t>
        </w:r>
      </w:ins>
      <w:r w:rsidRPr="00F728C0">
        <w:rPr>
          <w:rFonts w:ascii="Times New Roman" w:hAnsi="Times New Roman"/>
          <w:sz w:val="24"/>
          <w:szCs w:val="24"/>
        </w:rPr>
        <w:t xml:space="preserve"> data from specific farms will allow for the consideration of regional heterogeneity and the individual characteristics of women’s entrepreneurship.</w:t>
      </w:r>
    </w:p>
    <w:p w14:paraId="44744E32" w14:textId="77777777" w:rsidR="00E43937" w:rsidRPr="00F728C0" w:rsidRDefault="00A40E3E" w:rsidP="00E43937">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Conducting interviews (surveys) and thematic studies can help identify institutional barriers (land rights, social norms) to access </w:t>
      </w:r>
      <w:del w:id="604" w:author="Editor 2" w:date="2026-05-09T06:26:00Z">
        <w:r w:rsidRPr="00F728C0">
          <w:rPr>
            <w:rFonts w:ascii="Times New Roman" w:hAnsi="Times New Roman"/>
            <w:sz w:val="24"/>
            <w:szCs w:val="24"/>
          </w:rPr>
          <w:delText xml:space="preserve">to </w:delText>
        </w:r>
      </w:del>
      <w:r w:rsidRPr="00F728C0">
        <w:rPr>
          <w:rFonts w:ascii="Times New Roman" w:hAnsi="Times New Roman"/>
          <w:sz w:val="24"/>
          <w:szCs w:val="24"/>
        </w:rPr>
        <w:t>lending.</w:t>
      </w:r>
    </w:p>
    <w:p w14:paraId="3CE8AFBA" w14:textId="77777777" w:rsidR="00E43937" w:rsidRPr="00F728C0" w:rsidRDefault="00E43937" w:rsidP="003F55B4">
      <w:pPr>
        <w:spacing w:line="240" w:lineRule="auto"/>
        <w:ind w:firstLine="720"/>
        <w:contextualSpacing/>
        <w:jc w:val="both"/>
        <w:rPr>
          <w:rFonts w:ascii="Times New Roman" w:hAnsi="Times New Roman"/>
          <w:sz w:val="24"/>
          <w:szCs w:val="24"/>
        </w:rPr>
      </w:pPr>
    </w:p>
    <w:p w14:paraId="45AA4B10" w14:textId="77777777" w:rsidR="00853B12" w:rsidRPr="00F728C0" w:rsidRDefault="008A5659"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7.4. Directions for improving Kazakhstan’s agricultural policy</w:t>
      </w:r>
    </w:p>
    <w:p w14:paraId="310E6C25"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w:t>
      </w:r>
      <w:del w:id="605" w:author="Editor 2" w:date="2026-05-09T06:26:00Z">
        <w:r w:rsidRPr="00F728C0">
          <w:rPr>
            <w:rFonts w:ascii="Times New Roman" w:hAnsi="Times New Roman"/>
            <w:sz w:val="24"/>
            <w:szCs w:val="24"/>
          </w:rPr>
          <w:delText xml:space="preserve">study’s </w:delText>
        </w:r>
      </w:del>
      <w:r w:rsidRPr="00F728C0">
        <w:rPr>
          <w:rFonts w:ascii="Times New Roman" w:hAnsi="Times New Roman"/>
          <w:sz w:val="24"/>
          <w:szCs w:val="24"/>
        </w:rPr>
        <w:t xml:space="preserve">findings </w:t>
      </w:r>
      <w:ins w:id="606" w:author="Editor 2" w:date="2026-05-09T06:26:00Z">
        <w:r>
          <w:rPr>
            <w:rFonts w:ascii="Times New Roman" w:hAnsi="Times New Roman"/>
            <w:sz w:val="24"/>
            <w:szCs w:val="24"/>
          </w:rPr>
          <w:t xml:space="preserve">of this study </w:t>
        </w:r>
      </w:ins>
      <w:r w:rsidRPr="00F728C0">
        <w:rPr>
          <w:rFonts w:ascii="Times New Roman" w:hAnsi="Times New Roman"/>
          <w:sz w:val="24"/>
          <w:szCs w:val="24"/>
        </w:rPr>
        <w:t xml:space="preserve">have direct implications for agricultural policy in Kazakhstan and other </w:t>
      </w:r>
      <w:del w:id="607" w:author="Editor 2" w:date="2026-05-09T06:26:00Z">
        <w:r w:rsidRPr="00F728C0">
          <w:rPr>
            <w:rFonts w:ascii="Times New Roman" w:hAnsi="Times New Roman"/>
            <w:sz w:val="24"/>
            <w:szCs w:val="24"/>
          </w:rPr>
          <w:delText>transition</w:delText>
        </w:r>
      </w:del>
      <w:ins w:id="608" w:author="Editor 2" w:date="2026-05-09T06:26:00Z">
        <w:r>
          <w:rPr>
            <w:rFonts w:ascii="Times New Roman" w:hAnsi="Times New Roman"/>
            <w:sz w:val="24"/>
            <w:szCs w:val="24"/>
          </w:rPr>
          <w:t>transitional</w:t>
        </w:r>
      </w:ins>
      <w:r w:rsidRPr="00F728C0">
        <w:rPr>
          <w:rFonts w:ascii="Times New Roman" w:hAnsi="Times New Roman"/>
          <w:sz w:val="24"/>
          <w:szCs w:val="24"/>
        </w:rPr>
        <w:t xml:space="preserve"> economies:</w:t>
      </w:r>
    </w:p>
    <w:p w14:paraId="11579E49"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w:t>
      </w:r>
      <w:del w:id="609" w:author="Editor 2" w:date="2026-05-09T06:26:00Z">
        <w:r w:rsidRPr="00F728C0">
          <w:rPr>
            <w:rFonts w:ascii="Times New Roman" w:hAnsi="Times New Roman"/>
            <w:sz w:val="24"/>
            <w:szCs w:val="24"/>
          </w:rPr>
          <w:delText xml:space="preserve">For </w:delText>
        </w:r>
      </w:del>
      <w:r w:rsidRPr="00F728C0">
        <w:rPr>
          <w:rFonts w:ascii="Times New Roman" w:hAnsi="Times New Roman"/>
          <w:sz w:val="24"/>
          <w:szCs w:val="24"/>
        </w:rPr>
        <w:t>Cluster 0 regions (developed): The priority is to improve the efficiency of existing resources through financial literacy programs, advisory support, and the promotion of cooperation.</w:t>
      </w:r>
    </w:p>
    <w:p w14:paraId="69601E00"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 </w:t>
      </w:r>
      <w:del w:id="610" w:author="Editor 2" w:date="2026-05-09T06:26:00Z">
        <w:r w:rsidRPr="00F728C0">
          <w:rPr>
            <w:rFonts w:ascii="Times New Roman" w:hAnsi="Times New Roman"/>
            <w:sz w:val="24"/>
            <w:szCs w:val="24"/>
          </w:rPr>
          <w:delText xml:space="preserve">For </w:delText>
        </w:r>
      </w:del>
      <w:r w:rsidRPr="00F728C0">
        <w:rPr>
          <w:rFonts w:ascii="Times New Roman" w:hAnsi="Times New Roman"/>
          <w:sz w:val="24"/>
          <w:szCs w:val="24"/>
        </w:rPr>
        <w:t xml:space="preserve">Cluster 1 regions (catching up): Comprehensive programs </w:t>
      </w:r>
      <w:del w:id="611" w:author="Editor 2" w:date="2026-05-09T06:26:00Z">
        <w:r w:rsidRPr="00F728C0">
          <w:rPr>
            <w:rFonts w:ascii="Times New Roman" w:hAnsi="Times New Roman"/>
            <w:sz w:val="24"/>
            <w:szCs w:val="24"/>
          </w:rPr>
          <w:delText xml:space="preserve">are needed </w:delText>
        </w:r>
      </w:del>
      <w:r w:rsidRPr="00F728C0">
        <w:rPr>
          <w:rFonts w:ascii="Times New Roman" w:hAnsi="Times New Roman"/>
          <w:sz w:val="24"/>
          <w:szCs w:val="24"/>
        </w:rPr>
        <w:t xml:space="preserve">that combine financial support with institutional reforms, </w:t>
      </w:r>
      <w:del w:id="612" w:author="Editor 2" w:date="2026-05-09T06:26:00Z">
        <w:r w:rsidRPr="00F728C0">
          <w:rPr>
            <w:rFonts w:ascii="Times New Roman" w:hAnsi="Times New Roman"/>
            <w:sz w:val="24"/>
            <w:szCs w:val="24"/>
          </w:rPr>
          <w:delText>expanding</w:delText>
        </w:r>
      </w:del>
      <w:ins w:id="613" w:author="Editor 2" w:date="2026-05-09T06:26:00Z">
        <w:r>
          <w:rPr>
            <w:rFonts w:ascii="Times New Roman" w:hAnsi="Times New Roman"/>
            <w:sz w:val="24"/>
            <w:szCs w:val="24"/>
          </w:rPr>
          <w:t>expand</w:t>
        </w:r>
      </w:ins>
      <w:r w:rsidRPr="00F728C0">
        <w:rPr>
          <w:rFonts w:ascii="Times New Roman" w:hAnsi="Times New Roman"/>
          <w:sz w:val="24"/>
          <w:szCs w:val="24"/>
        </w:rPr>
        <w:t xml:space="preserve"> women’s access to land, </w:t>
      </w:r>
      <w:del w:id="614" w:author="Editor 2" w:date="2026-05-09T06:26:00Z">
        <w:r w:rsidRPr="00F728C0">
          <w:rPr>
            <w:rFonts w:ascii="Times New Roman" w:hAnsi="Times New Roman"/>
            <w:sz w:val="24"/>
            <w:szCs w:val="24"/>
          </w:rPr>
          <w:delText>developing</w:delText>
        </w:r>
      </w:del>
      <w:ins w:id="615" w:author="Editor 2" w:date="2026-05-09T06:26:00Z">
        <w:r>
          <w:rPr>
            <w:rFonts w:ascii="Times New Roman" w:hAnsi="Times New Roman"/>
            <w:sz w:val="24"/>
            <w:szCs w:val="24"/>
          </w:rPr>
          <w:t>develop</w:t>
        </w:r>
      </w:ins>
      <w:r w:rsidRPr="00F728C0">
        <w:rPr>
          <w:rFonts w:ascii="Times New Roman" w:hAnsi="Times New Roman"/>
          <w:sz w:val="24"/>
          <w:szCs w:val="24"/>
        </w:rPr>
        <w:t xml:space="preserve"> infrastructure, and </w:t>
      </w:r>
      <w:del w:id="616" w:author="Editor 2" w:date="2026-05-09T06:26:00Z">
        <w:r w:rsidRPr="00F728C0">
          <w:rPr>
            <w:rFonts w:ascii="Times New Roman" w:hAnsi="Times New Roman"/>
            <w:sz w:val="24"/>
            <w:szCs w:val="24"/>
          </w:rPr>
          <w:delText>removing</w:delText>
        </w:r>
      </w:del>
      <w:ins w:id="617" w:author="Editor 2" w:date="2026-05-09T06:26:00Z">
        <w:r>
          <w:rPr>
            <w:rFonts w:ascii="Times New Roman" w:hAnsi="Times New Roman"/>
            <w:sz w:val="24"/>
            <w:szCs w:val="24"/>
          </w:rPr>
          <w:t>remove</w:t>
        </w:r>
      </w:ins>
      <w:r w:rsidRPr="00F728C0">
        <w:rPr>
          <w:rFonts w:ascii="Times New Roman" w:hAnsi="Times New Roman"/>
          <w:sz w:val="24"/>
          <w:szCs w:val="24"/>
        </w:rPr>
        <w:t xml:space="preserve"> administrative barriers.</w:t>
      </w:r>
    </w:p>
    <w:p w14:paraId="276BCAC8" w14:textId="77777777" w:rsidR="00853B12"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At the national level</w:t>
      </w:r>
      <w:del w:id="618" w:author="Editor 2" w:date="2026-05-09T06:26:00Z">
        <w:r w:rsidRPr="00F728C0">
          <w:rPr>
            <w:rFonts w:ascii="Times New Roman" w:hAnsi="Times New Roman"/>
            <w:sz w:val="24"/>
            <w:szCs w:val="24"/>
          </w:rPr>
          <w:delText>: Lending</w:delText>
        </w:r>
      </w:del>
      <w:ins w:id="619" w:author="Editor 2" w:date="2026-05-09T06:26:00Z">
        <w:r>
          <w:rPr>
            <w:rFonts w:ascii="Times New Roman" w:hAnsi="Times New Roman"/>
            <w:sz w:val="24"/>
            <w:szCs w:val="24"/>
          </w:rPr>
          <w:t>, lending</w:t>
        </w:r>
      </w:ins>
      <w:r w:rsidRPr="00F728C0">
        <w:rPr>
          <w:rFonts w:ascii="Times New Roman" w:hAnsi="Times New Roman"/>
          <w:sz w:val="24"/>
          <w:szCs w:val="24"/>
        </w:rPr>
        <w:t xml:space="preserve"> programs need to be revised to account for gender-specific factors (simplified collateral requirements, flexible repayment terms)</w:t>
      </w:r>
      <w:ins w:id="620" w:author="Editor 2" w:date="2026-05-09T06:26:00Z">
        <w:r>
          <w:rPr>
            <w:rFonts w:ascii="Times New Roman" w:hAnsi="Times New Roman"/>
            <w:sz w:val="24"/>
            <w:szCs w:val="24"/>
          </w:rPr>
          <w:t>,</w:t>
        </w:r>
      </w:ins>
      <w:r w:rsidRPr="00F728C0">
        <w:rPr>
          <w:rFonts w:ascii="Times New Roman" w:hAnsi="Times New Roman"/>
          <w:sz w:val="24"/>
          <w:szCs w:val="24"/>
        </w:rPr>
        <w:t xml:space="preserve"> and the distribution of loans by recipient gender needs to be monitored.</w:t>
      </w:r>
    </w:p>
    <w:p w14:paraId="6D4F19E5" w14:textId="77777777" w:rsidR="00853B12" w:rsidRPr="00F728C0" w:rsidRDefault="00853B12" w:rsidP="003F55B4">
      <w:pPr>
        <w:spacing w:line="240" w:lineRule="auto"/>
        <w:ind w:firstLine="720"/>
        <w:contextualSpacing/>
        <w:jc w:val="both"/>
        <w:rPr>
          <w:rFonts w:ascii="Times New Roman" w:hAnsi="Times New Roman"/>
          <w:sz w:val="24"/>
          <w:szCs w:val="24"/>
        </w:rPr>
      </w:pPr>
    </w:p>
    <w:p w14:paraId="0EA14BB9" w14:textId="77777777" w:rsidR="00160302" w:rsidRPr="00F728C0" w:rsidRDefault="00A40E3E" w:rsidP="00B4212A">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This study demonstrates that financial inclusion alone cannot stimulate sustainable growth in women’s entrepreneurship in the agricultural sector without accompanying institutional reforms. Lending is an important policy tool, but its effectiveness is determined by institutional conditions, primarily access to land and the quality of regional infrastructure. A differentiated, place-based approach that combines financial instruments with institutional reforms represents the most promising path toward inclusive agricultural development in Kazakhstan and Central Asia.</w:t>
      </w:r>
    </w:p>
    <w:p w14:paraId="5CE2B07A" w14:textId="77777777" w:rsidR="00551901" w:rsidRPr="00F728C0" w:rsidRDefault="00551901" w:rsidP="003F55B4">
      <w:pPr>
        <w:spacing w:line="240" w:lineRule="auto"/>
        <w:ind w:firstLine="720"/>
        <w:contextualSpacing/>
        <w:jc w:val="both"/>
        <w:rPr>
          <w:rFonts w:ascii="Times New Roman" w:hAnsi="Times New Roman"/>
          <w:sz w:val="24"/>
          <w:szCs w:val="24"/>
        </w:rPr>
      </w:pPr>
    </w:p>
    <w:p w14:paraId="7F9921F7" w14:textId="77777777" w:rsidR="00F15D63" w:rsidRPr="00F728C0" w:rsidRDefault="002767D8"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Data availability statement</w:t>
      </w:r>
    </w:p>
    <w:p w14:paraId="30B90548" w14:textId="77777777" w:rsidR="00ED074A"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The data used in this study </w:t>
      </w:r>
      <w:del w:id="621" w:author="Editor 2" w:date="2026-05-09T06:26:00Z">
        <w:r w:rsidRPr="00F728C0">
          <w:rPr>
            <w:rFonts w:ascii="Times New Roman" w:hAnsi="Times New Roman"/>
            <w:sz w:val="24"/>
            <w:szCs w:val="24"/>
          </w:rPr>
          <w:delText>was</w:delText>
        </w:r>
      </w:del>
      <w:ins w:id="622" w:author="Editor 2" w:date="2026-05-09T06:26:00Z">
        <w:r>
          <w:rPr>
            <w:rFonts w:ascii="Times New Roman" w:hAnsi="Times New Roman"/>
            <w:sz w:val="24"/>
            <w:szCs w:val="24"/>
          </w:rPr>
          <w:t>were</w:t>
        </w:r>
      </w:ins>
      <w:r w:rsidRPr="00F728C0">
        <w:rPr>
          <w:rFonts w:ascii="Times New Roman" w:hAnsi="Times New Roman"/>
          <w:sz w:val="24"/>
          <w:szCs w:val="24"/>
        </w:rPr>
        <w:t xml:space="preserve"> obtained from publicly available official sources:</w:t>
      </w:r>
    </w:p>
    <w:p w14:paraId="450C5B12" w14:textId="77777777" w:rsidR="00ED074A"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National Statistics Bureau of the Agency for Strategic Planning and Reforms of the Republic of Kazakhstan: https://stat.gov.kz:</w:t>
      </w:r>
    </w:p>
    <w:p w14:paraId="060E990F" w14:textId="77777777" w:rsidR="00ED074A"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Data on women-owned farms and agricultural lending (KazAgroFinance JSC, Agrarian Credit Corporation JSC, and Agricultural Financial Support Fund JSC) (Women and Men of Kazakhstan. Statistical Compendium)</w:t>
      </w:r>
    </w:p>
    <w:p w14:paraId="79128DEB" w14:textId="77777777" w:rsidR="00ED074A" w:rsidRPr="00F728C0" w:rsidRDefault="004106D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Data on land use from the Land Resources Management Committee of the Ministry of Agriculture of the Republic of Kazakhstan: “Proportion of women who have been granted agricultural land, broken down by form of ownership” (2015–2024). National Statistics Bureau of the Agency for Strategic Planning and Reforms of the Republic of Kazakhstan</w:t>
      </w:r>
      <w:hyperlink r:id="rId26" w:history="1">
        <w:r w:rsidRPr="00F728C0">
          <w:rPr>
            <w:rStyle w:val="ad"/>
            <w:rFonts w:ascii="Times New Roman" w:hAnsi="Times New Roman"/>
            <w:sz w:val="24"/>
            <w:szCs w:val="24"/>
          </w:rPr>
          <w:t xml:space="preserve"> https://stat.gov.kz/ru/sustainable-development-goals/goal/5/</w:t>
        </w:r>
      </w:hyperlink>
    </w:p>
    <w:p w14:paraId="57DB566C" w14:textId="77777777" w:rsidR="004106DE" w:rsidRPr="00F728C0" w:rsidRDefault="004106DE" w:rsidP="003F55B4">
      <w:pPr>
        <w:spacing w:line="240" w:lineRule="auto"/>
        <w:ind w:firstLine="720"/>
        <w:contextualSpacing/>
        <w:jc w:val="both"/>
        <w:rPr>
          <w:rFonts w:ascii="Times New Roman" w:hAnsi="Times New Roman"/>
          <w:sz w:val="24"/>
          <w:szCs w:val="24"/>
        </w:rPr>
      </w:pPr>
    </w:p>
    <w:p w14:paraId="148F565D" w14:textId="77777777" w:rsidR="00551901" w:rsidRPr="00F728C0" w:rsidRDefault="00A40E3E" w:rsidP="003F55B4">
      <w:pPr>
        <w:spacing w:line="240" w:lineRule="auto"/>
        <w:ind w:firstLine="720"/>
        <w:contextualSpacing/>
        <w:jc w:val="both"/>
        <w:rPr>
          <w:rFonts w:ascii="Times New Roman" w:hAnsi="Times New Roman"/>
          <w:sz w:val="24"/>
          <w:szCs w:val="24"/>
        </w:rPr>
      </w:pPr>
      <w:r w:rsidRPr="00F728C0">
        <w:rPr>
          <w:rFonts w:ascii="Times New Roman" w:hAnsi="Times New Roman"/>
          <w:sz w:val="24"/>
          <w:szCs w:val="24"/>
        </w:rPr>
        <w:t xml:space="preserve">All </w:t>
      </w:r>
      <w:ins w:id="623" w:author="Editor 2" w:date="2026-05-09T06:26:00Z">
        <w:r>
          <w:rPr>
            <w:rFonts w:ascii="Times New Roman" w:hAnsi="Times New Roman"/>
            <w:sz w:val="24"/>
            <w:szCs w:val="24"/>
          </w:rPr>
          <w:t xml:space="preserve">the </w:t>
        </w:r>
      </w:ins>
      <w:r w:rsidRPr="00F728C0">
        <w:rPr>
          <w:rFonts w:ascii="Times New Roman" w:hAnsi="Times New Roman"/>
          <w:sz w:val="24"/>
          <w:szCs w:val="24"/>
        </w:rPr>
        <w:t xml:space="preserve">data </w:t>
      </w:r>
      <w:del w:id="624" w:author="Editor 2" w:date="2026-05-09T06:26:00Z">
        <w:r w:rsidRPr="00F728C0">
          <w:rPr>
            <w:rFonts w:ascii="Times New Roman" w:hAnsi="Times New Roman"/>
            <w:sz w:val="24"/>
            <w:szCs w:val="24"/>
          </w:rPr>
          <w:delText>is</w:delText>
        </w:r>
      </w:del>
      <w:ins w:id="625" w:author="Editor 2" w:date="2026-05-09T06:26:00Z">
        <w:r>
          <w:rPr>
            <w:rFonts w:ascii="Times New Roman" w:hAnsi="Times New Roman"/>
            <w:sz w:val="24"/>
            <w:szCs w:val="24"/>
          </w:rPr>
          <w:t>are</w:t>
        </w:r>
      </w:ins>
      <w:r w:rsidRPr="00F728C0">
        <w:rPr>
          <w:rFonts w:ascii="Times New Roman" w:hAnsi="Times New Roman"/>
          <w:sz w:val="24"/>
          <w:szCs w:val="24"/>
        </w:rPr>
        <w:t xml:space="preserve"> presented in aggregated form at the regional level and have been processed in accordance with the terms of use of the relevant sources.</w:t>
      </w:r>
    </w:p>
    <w:p w14:paraId="59F0DB31" w14:textId="77777777" w:rsidR="00551901" w:rsidRPr="003F55B4" w:rsidRDefault="00551901" w:rsidP="003F55B4">
      <w:pPr>
        <w:spacing w:line="240" w:lineRule="auto"/>
        <w:ind w:firstLine="720"/>
        <w:contextualSpacing/>
        <w:jc w:val="both"/>
        <w:rPr>
          <w:rFonts w:ascii="Times New Roman" w:hAnsi="Times New Roman"/>
        </w:rPr>
      </w:pPr>
    </w:p>
    <w:p w14:paraId="0815C37E" w14:textId="77777777" w:rsidR="00551901" w:rsidRDefault="00551901" w:rsidP="003F55B4">
      <w:pPr>
        <w:spacing w:line="240" w:lineRule="auto"/>
        <w:ind w:firstLine="720"/>
        <w:contextualSpacing/>
        <w:jc w:val="both"/>
        <w:rPr>
          <w:rFonts w:ascii="Times New Roman" w:hAnsi="Times New Roman"/>
        </w:rPr>
      </w:pPr>
    </w:p>
    <w:p w14:paraId="45F96056"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p>
    <w:p w14:paraId="0AF1997D" w14:textId="77777777" w:rsidR="00807F69" w:rsidRPr="008622B7" w:rsidRDefault="00A40E3E"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r w:rsidRPr="004F71B3">
        <w:rPr>
          <w:rFonts w:ascii="Times New Roman" w:hAnsi="Times New Roman"/>
          <w:sz w:val="24"/>
          <w:szCs w:val="24"/>
          <w:highlight w:val="yellow"/>
        </w:rPr>
        <w:t xml:space="preserve">Adefila, A. O., Ajayi, O. O., Toromade, A. S., &amp; Sam-Bulya, N. J. (2024). A sociological review of gender equity in agricultural development: Global trends and lessons for US policy. </w:t>
      </w:r>
      <w:r w:rsidRPr="004F71B3">
        <w:rPr>
          <w:rFonts w:ascii="Times New Roman" w:hAnsi="Times New Roman"/>
          <w:i/>
          <w:iCs/>
          <w:sz w:val="24"/>
          <w:szCs w:val="24"/>
          <w:highlight w:val="yellow"/>
        </w:rPr>
        <w:t>International Journal of Applied Research in Social Sciences</w:t>
      </w:r>
      <w:r w:rsidRPr="004F71B3">
        <w:rPr>
          <w:rFonts w:ascii="Times New Roman" w:hAnsi="Times New Roman"/>
          <w:sz w:val="24"/>
          <w:szCs w:val="24"/>
          <w:highlight w:val="yellow"/>
        </w:rPr>
        <w:t>,</w:t>
      </w:r>
      <w:r w:rsidRPr="004F71B3">
        <w:rPr>
          <w:rFonts w:ascii="Times New Roman" w:hAnsi="Times New Roman"/>
          <w:i/>
          <w:iCs/>
          <w:sz w:val="24"/>
          <w:szCs w:val="24"/>
          <w:highlight w:val="yellow"/>
        </w:rPr>
        <w:t xml:space="preserve"> 6</w:t>
      </w:r>
      <w:r w:rsidRPr="004F71B3">
        <w:rPr>
          <w:rFonts w:ascii="Times New Roman" w:hAnsi="Times New Roman"/>
          <w:sz w:val="24"/>
          <w:szCs w:val="24"/>
          <w:highlight w:val="yellow"/>
        </w:rPr>
        <w:t>(11), 2658-2677.</w:t>
      </w:r>
      <w:hyperlink r:id="rId27" w:history="1">
        <w:r w:rsidRPr="004F71B3">
          <w:rPr>
            <w:rStyle w:val="ad"/>
            <w:sz w:val="24"/>
            <w:szCs w:val="24"/>
            <w:highlight w:val="yellow"/>
          </w:rPr>
          <w:t xml:space="preserve"> https://doi.org/10.51594/ijarss.v6i11.1694</w:t>
        </w:r>
      </w:hyperlink>
    </w:p>
    <w:p w14:paraId="719A0681"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p>
    <w:p w14:paraId="3CF8889C" w14:textId="77777777" w:rsidR="00807F69" w:rsidRPr="008622B7" w:rsidRDefault="00A40E3E"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r w:rsidRPr="00505E03">
        <w:rPr>
          <w:rFonts w:ascii="Times New Roman" w:hAnsi="Times New Roman"/>
          <w:sz w:val="24"/>
          <w:szCs w:val="24"/>
          <w:highlight w:val="yellow"/>
        </w:rPr>
        <w:t xml:space="preserve">Agarwal, B. (2018). Gender equality, food security and the sustainable development goals. </w:t>
      </w:r>
      <w:r w:rsidRPr="00505E03">
        <w:rPr>
          <w:rFonts w:ascii="Times New Roman" w:hAnsi="Times New Roman"/>
          <w:i/>
          <w:iCs/>
          <w:sz w:val="24"/>
          <w:szCs w:val="24"/>
          <w:highlight w:val="yellow"/>
        </w:rPr>
        <w:t>Current Opinion in Environmental Sustainability</w:t>
      </w:r>
      <w:r w:rsidRPr="00505E03">
        <w:rPr>
          <w:rFonts w:ascii="Times New Roman" w:hAnsi="Times New Roman"/>
          <w:sz w:val="24"/>
          <w:szCs w:val="24"/>
          <w:highlight w:val="yellow"/>
        </w:rPr>
        <w:t>,</w:t>
      </w:r>
      <w:r w:rsidRPr="00505E03">
        <w:rPr>
          <w:rFonts w:ascii="Times New Roman" w:hAnsi="Times New Roman"/>
          <w:i/>
          <w:iCs/>
          <w:sz w:val="24"/>
          <w:szCs w:val="24"/>
          <w:highlight w:val="yellow"/>
        </w:rPr>
        <w:t xml:space="preserve"> 34</w:t>
      </w:r>
      <w:r w:rsidRPr="00505E03">
        <w:rPr>
          <w:rFonts w:ascii="Times New Roman" w:hAnsi="Times New Roman"/>
          <w:sz w:val="24"/>
          <w:szCs w:val="24"/>
          <w:highlight w:val="yellow"/>
        </w:rPr>
        <w:t>, 26-32.</w:t>
      </w:r>
      <w:hyperlink r:id="rId28" w:tgtFrame="_blank" w:tooltip="Persistent link using digital object identifier" w:history="1">
        <w:r w:rsidRPr="00505E03">
          <w:rPr>
            <w:rStyle w:val="ad"/>
            <w:sz w:val="24"/>
            <w:szCs w:val="24"/>
            <w:highlight w:val="yellow"/>
          </w:rPr>
          <w:t xml:space="preserve"> https://doi.org/10.1016/j.cosust.2018.07.002</w:t>
        </w:r>
      </w:hyperlink>
    </w:p>
    <w:p w14:paraId="259DAB5B"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p>
    <w:p w14:paraId="2CC37E01" w14:textId="77777777" w:rsidR="00807F69" w:rsidRPr="008622B7" w:rsidRDefault="00A40E3E"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r w:rsidRPr="00D73213">
        <w:rPr>
          <w:rFonts w:ascii="Times New Roman" w:hAnsi="Times New Roman"/>
          <w:sz w:val="24"/>
          <w:szCs w:val="24"/>
          <w:highlight w:val="yellow"/>
        </w:rPr>
        <w:t xml:space="preserve">Agarwal, T., Ravindranath, D., &amp; Adamseged, M. E. (2025). </w:t>
      </w:r>
      <w:r w:rsidRPr="00D73213">
        <w:rPr>
          <w:rFonts w:ascii="Times New Roman" w:hAnsi="Times New Roman"/>
          <w:i/>
          <w:iCs/>
          <w:sz w:val="24"/>
          <w:szCs w:val="24"/>
          <w:highlight w:val="yellow"/>
        </w:rPr>
        <w:t>SoLAR phase II gender and social inclusion (GESI) strategy</w:t>
      </w:r>
      <w:r w:rsidRPr="00D73213">
        <w:rPr>
          <w:rFonts w:ascii="Times New Roman" w:hAnsi="Times New Roman"/>
          <w:sz w:val="24"/>
          <w:szCs w:val="24"/>
          <w:highlight w:val="yellow"/>
        </w:rPr>
        <w:t>.</w:t>
      </w:r>
      <w:hyperlink r:id="rId29" w:tgtFrame="_blank" w:history="1">
        <w:r w:rsidRPr="00D73213">
          <w:rPr>
            <w:rStyle w:val="ad"/>
            <w:sz w:val="24"/>
            <w:szCs w:val="24"/>
            <w:highlight w:val="yellow"/>
          </w:rPr>
          <w:t xml:space="preserve"> https://hdl.handle.net/10568/180841</w:t>
        </w:r>
      </w:hyperlink>
    </w:p>
    <w:p w14:paraId="62C5ABD3" w14:textId="77777777" w:rsidR="00807F69" w:rsidRPr="008622B7" w:rsidRDefault="00807F69" w:rsidP="00807F69">
      <w:pPr>
        <w:spacing w:after="0" w:line="360" w:lineRule="auto"/>
        <w:jc w:val="both"/>
        <w:rPr>
          <w:rFonts w:ascii="Times New Roman" w:hAnsi="Times New Roman"/>
          <w:sz w:val="24"/>
          <w:szCs w:val="24"/>
          <w:lang w:val="kk-KZ"/>
        </w:rPr>
      </w:pPr>
    </w:p>
    <w:p w14:paraId="545DB816" w14:textId="77777777" w:rsidR="00807F69" w:rsidRPr="008622B7" w:rsidRDefault="00A40E3E" w:rsidP="00807F69">
      <w:pPr>
        <w:spacing w:after="0" w:line="360" w:lineRule="auto"/>
        <w:jc w:val="both"/>
        <w:rPr>
          <w:rFonts w:ascii="Times New Roman" w:hAnsi="Times New Roman"/>
          <w:sz w:val="24"/>
          <w:szCs w:val="24"/>
          <w:lang w:val="kk-KZ"/>
        </w:rPr>
      </w:pPr>
      <w:r w:rsidRPr="00D73213">
        <w:rPr>
          <w:rFonts w:ascii="Times New Roman" w:hAnsi="Times New Roman"/>
          <w:sz w:val="24"/>
          <w:szCs w:val="24"/>
          <w:highlight w:val="yellow"/>
        </w:rPr>
        <w:t xml:space="preserve">Amoak, D., &amp; Najjar, D. (2026). Governing agrifood systems for climate resilience and gender inclusivity: A strategic review of the evidence. </w:t>
      </w:r>
      <w:r w:rsidRPr="00D73213">
        <w:rPr>
          <w:rFonts w:ascii="Times New Roman" w:hAnsi="Times New Roman"/>
          <w:i/>
          <w:iCs/>
          <w:sz w:val="24"/>
          <w:szCs w:val="24"/>
          <w:highlight w:val="yellow"/>
        </w:rPr>
        <w:t>Environmental Development, 57</w:t>
      </w:r>
      <w:r w:rsidRPr="00D73213">
        <w:rPr>
          <w:rFonts w:ascii="Times New Roman" w:hAnsi="Times New Roman"/>
          <w:sz w:val="24"/>
          <w:szCs w:val="24"/>
          <w:highlight w:val="yellow"/>
        </w:rPr>
        <w:t>, 101308.</w:t>
      </w:r>
      <w:hyperlink r:id="rId30" w:tgtFrame="_blank" w:tooltip="Persistent link using digital object identifier" w:history="1">
        <w:r w:rsidRPr="00D73213">
          <w:rPr>
            <w:rStyle w:val="ad"/>
            <w:sz w:val="24"/>
            <w:szCs w:val="24"/>
            <w:highlight w:val="yellow"/>
          </w:rPr>
          <w:t xml:space="preserve"> https://doi.org/10.1016/j.envdev.2025.101308</w:t>
        </w:r>
      </w:hyperlink>
    </w:p>
    <w:p w14:paraId="2A6BF631"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p>
    <w:p w14:paraId="0AD0733F" w14:textId="77777777" w:rsidR="00807F69" w:rsidRPr="008622B7" w:rsidRDefault="00A40E3E"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r w:rsidRPr="00BD67D5">
        <w:rPr>
          <w:rFonts w:ascii="Times New Roman" w:hAnsi="Times New Roman"/>
          <w:sz w:val="24"/>
          <w:szCs w:val="24"/>
          <w:highlight w:val="yellow"/>
        </w:rPr>
        <w:t xml:space="preserve">Amoah, J. O. (2024). Gendered challenges and coping strategies among smallholder farmers: An intersectionality analysis. </w:t>
      </w:r>
      <w:r w:rsidRPr="00BD67D5">
        <w:rPr>
          <w:rFonts w:ascii="Times New Roman" w:hAnsi="Times New Roman"/>
          <w:i/>
          <w:iCs/>
          <w:sz w:val="24"/>
          <w:szCs w:val="24"/>
          <w:highlight w:val="yellow"/>
        </w:rPr>
        <w:t>Social Sciences &amp; Humanities Open</w:t>
      </w:r>
      <w:r w:rsidRPr="00BD67D5">
        <w:rPr>
          <w:rFonts w:ascii="Times New Roman" w:hAnsi="Times New Roman"/>
          <w:sz w:val="24"/>
          <w:szCs w:val="24"/>
          <w:highlight w:val="yellow"/>
        </w:rPr>
        <w:t>,</w:t>
      </w:r>
      <w:r w:rsidRPr="00BD67D5">
        <w:rPr>
          <w:rFonts w:ascii="Times New Roman" w:hAnsi="Times New Roman"/>
          <w:i/>
          <w:iCs/>
          <w:sz w:val="24"/>
          <w:szCs w:val="24"/>
          <w:highlight w:val="yellow"/>
        </w:rPr>
        <w:t xml:space="preserve"> 10</w:t>
      </w:r>
      <w:r w:rsidRPr="00BD67D5">
        <w:rPr>
          <w:rFonts w:ascii="Times New Roman" w:hAnsi="Times New Roman"/>
          <w:sz w:val="24"/>
          <w:szCs w:val="24"/>
          <w:highlight w:val="yellow"/>
        </w:rPr>
        <w:t>, 101028.</w:t>
      </w:r>
      <w:hyperlink r:id="rId31" w:tgtFrame="_blank" w:tooltip="Persistent link using digital object identifier" w:history="1">
        <w:r w:rsidRPr="00BD67D5">
          <w:rPr>
            <w:rStyle w:val="ad"/>
            <w:sz w:val="24"/>
            <w:szCs w:val="24"/>
            <w:highlight w:val="yellow"/>
          </w:rPr>
          <w:t xml:space="preserve"> https://doi.org/10.1016/j.ssaho.2024.101028</w:t>
        </w:r>
      </w:hyperlink>
    </w:p>
    <w:p w14:paraId="79E1E943"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p>
    <w:p w14:paraId="6ABEA413" w14:textId="77777777" w:rsidR="00807F69" w:rsidRPr="008622B7" w:rsidRDefault="00A40E3E" w:rsidP="00807F69">
      <w:pPr>
        <w:spacing w:after="0" w:line="360" w:lineRule="auto"/>
        <w:jc w:val="both"/>
        <w:rPr>
          <w:rFonts w:ascii="Times New Roman" w:hAnsi="Times New Roman"/>
          <w:sz w:val="24"/>
          <w:szCs w:val="24"/>
          <w:lang w:val="kk-KZ"/>
        </w:rPr>
      </w:pPr>
      <w:r w:rsidRPr="00D73213">
        <w:rPr>
          <w:rFonts w:ascii="Times New Roman" w:hAnsi="Times New Roman"/>
          <w:sz w:val="24"/>
          <w:szCs w:val="24"/>
          <w:highlight w:val="yellow"/>
        </w:rPr>
        <w:t xml:space="preserve">Akybayeva, G., Mussabekova, A., Mambetova, S., Ayaganova, M., &amp; Koitanova, A. (2024). The impact of female entrepreneurship on economic growth in developing and developed economies. </w:t>
      </w:r>
      <w:r w:rsidRPr="00D73213">
        <w:rPr>
          <w:rFonts w:ascii="Times New Roman" w:hAnsi="Times New Roman"/>
          <w:i/>
          <w:iCs/>
          <w:sz w:val="24"/>
          <w:szCs w:val="24"/>
          <w:highlight w:val="yellow"/>
        </w:rPr>
        <w:t>Economics, 12</w:t>
      </w:r>
      <w:r w:rsidRPr="00D73213">
        <w:rPr>
          <w:rFonts w:ascii="Times New Roman" w:hAnsi="Times New Roman"/>
          <w:sz w:val="24"/>
          <w:szCs w:val="24"/>
          <w:highlight w:val="yellow"/>
        </w:rPr>
        <w:t>(2), 145-162.</w:t>
      </w:r>
      <w:hyperlink r:id="rId32" w:tgtFrame="_blank" w:history="1">
        <w:r w:rsidRPr="00D73213">
          <w:rPr>
            <w:rStyle w:val="ad"/>
            <w:sz w:val="24"/>
            <w:szCs w:val="24"/>
            <w:highlight w:val="yellow"/>
          </w:rPr>
          <w:t xml:space="preserve"> https://doi.org/10.2478/eoik-2024-0016</w:t>
        </w:r>
      </w:hyperlink>
    </w:p>
    <w:p w14:paraId="2EA96D1B" w14:textId="77777777" w:rsidR="00807F69" w:rsidRPr="008622B7" w:rsidRDefault="00807F69" w:rsidP="00807F69">
      <w:pPr>
        <w:spacing w:after="0" w:line="360" w:lineRule="auto"/>
        <w:jc w:val="both"/>
        <w:rPr>
          <w:rFonts w:ascii="Times New Roman" w:hAnsi="Times New Roman"/>
          <w:sz w:val="24"/>
          <w:szCs w:val="24"/>
          <w:lang w:val="kk-KZ"/>
        </w:rPr>
      </w:pPr>
    </w:p>
    <w:p w14:paraId="34CB767B" w14:textId="77777777" w:rsidR="00807F69" w:rsidRPr="008622B7" w:rsidRDefault="00A40E3E" w:rsidP="00807F69">
      <w:pPr>
        <w:spacing w:after="0" w:line="360" w:lineRule="auto"/>
        <w:jc w:val="both"/>
        <w:rPr>
          <w:rFonts w:ascii="Times New Roman" w:hAnsi="Times New Roman"/>
          <w:sz w:val="24"/>
          <w:szCs w:val="24"/>
          <w:lang w:val="kk-KZ"/>
        </w:rPr>
      </w:pPr>
      <w:r w:rsidRPr="00AC606E">
        <w:rPr>
          <w:rFonts w:ascii="Times New Roman" w:hAnsi="Times New Roman"/>
          <w:sz w:val="24"/>
          <w:szCs w:val="24"/>
          <w:highlight w:val="yellow"/>
        </w:rPr>
        <w:t xml:space="preserve">Asadullah, M. N., &amp; Kambhampati, U. (2021). Feminization of farming, food security, and female empowerment. </w:t>
      </w:r>
      <w:r w:rsidRPr="00AC606E">
        <w:rPr>
          <w:rFonts w:ascii="Times New Roman" w:hAnsi="Times New Roman"/>
          <w:i/>
          <w:iCs/>
          <w:sz w:val="24"/>
          <w:szCs w:val="24"/>
          <w:highlight w:val="yellow"/>
        </w:rPr>
        <w:t>Global Food Security, 29</w:t>
      </w:r>
      <w:r w:rsidRPr="00AC606E">
        <w:rPr>
          <w:rFonts w:ascii="Times New Roman" w:hAnsi="Times New Roman"/>
          <w:sz w:val="24"/>
          <w:szCs w:val="24"/>
          <w:highlight w:val="yellow"/>
        </w:rPr>
        <w:t>, 100532.</w:t>
      </w:r>
      <w:hyperlink r:id="rId33" w:tgtFrame="_blank" w:tooltip="Persistent link using digital object identifier" w:history="1">
        <w:r w:rsidRPr="00AC606E">
          <w:rPr>
            <w:rStyle w:val="ad"/>
            <w:sz w:val="24"/>
            <w:szCs w:val="24"/>
            <w:highlight w:val="yellow"/>
          </w:rPr>
          <w:t xml:space="preserve"> https://doi.org/10.1016/j.gfs.2021.100532</w:t>
        </w:r>
      </w:hyperlink>
    </w:p>
    <w:p w14:paraId="7C8D2612" w14:textId="77777777" w:rsidR="00807F69" w:rsidRPr="008622B7" w:rsidRDefault="00807F69" w:rsidP="00807F69">
      <w:pPr>
        <w:spacing w:after="0" w:line="360" w:lineRule="auto"/>
        <w:jc w:val="both"/>
        <w:rPr>
          <w:rFonts w:ascii="Times New Roman" w:hAnsi="Times New Roman"/>
          <w:sz w:val="24"/>
          <w:szCs w:val="24"/>
          <w:lang w:val="kk-KZ"/>
        </w:rPr>
      </w:pPr>
    </w:p>
    <w:p w14:paraId="4DFA7521" w14:textId="77777777" w:rsidR="00807F69" w:rsidRPr="008622B7" w:rsidRDefault="00A40E3E" w:rsidP="00807F69">
      <w:pPr>
        <w:spacing w:after="0" w:line="360" w:lineRule="auto"/>
        <w:jc w:val="both"/>
        <w:rPr>
          <w:rFonts w:ascii="Times New Roman" w:hAnsi="Times New Roman"/>
          <w:sz w:val="24"/>
          <w:szCs w:val="24"/>
          <w:lang w:val="kk-KZ"/>
        </w:rPr>
      </w:pPr>
      <w:r w:rsidRPr="00AC606E">
        <w:rPr>
          <w:rFonts w:ascii="Times New Roman" w:hAnsi="Times New Roman"/>
          <w:sz w:val="24"/>
          <w:szCs w:val="24"/>
          <w:highlight w:val="yellow"/>
        </w:rPr>
        <w:t xml:space="preserve">Ayamga, J. A., Ayawine, A., &amp; Ayentimi, D. T. (2023). Women empowerment and food-nutrition security in Sierra Leone. </w:t>
      </w:r>
      <w:r w:rsidRPr="00AC606E">
        <w:rPr>
          <w:rFonts w:ascii="Times New Roman" w:hAnsi="Times New Roman"/>
          <w:i/>
          <w:iCs/>
          <w:sz w:val="24"/>
          <w:szCs w:val="24"/>
          <w:highlight w:val="yellow"/>
        </w:rPr>
        <w:t>Agriculture &amp; Food Security, 12</w:t>
      </w:r>
      <w:r w:rsidRPr="00AC606E">
        <w:rPr>
          <w:rFonts w:ascii="Times New Roman" w:hAnsi="Times New Roman"/>
          <w:sz w:val="24"/>
          <w:szCs w:val="24"/>
          <w:highlight w:val="yellow"/>
        </w:rPr>
        <w:t>, 44.</w:t>
      </w:r>
      <w:hyperlink r:id="rId34" w:history="1">
        <w:r w:rsidRPr="00AC606E">
          <w:rPr>
            <w:rStyle w:val="ad"/>
            <w:sz w:val="24"/>
            <w:szCs w:val="24"/>
            <w:highlight w:val="yellow"/>
          </w:rPr>
          <w:t xml:space="preserve"> https://doi.org/10.1186/s40066-023-00445-1</w:t>
        </w:r>
      </w:hyperlink>
    </w:p>
    <w:p w14:paraId="1C6C3EBE" w14:textId="77777777" w:rsidR="00807F69" w:rsidRPr="008622B7" w:rsidRDefault="00807F69" w:rsidP="00807F69">
      <w:pPr>
        <w:spacing w:after="0" w:line="360" w:lineRule="auto"/>
        <w:jc w:val="both"/>
        <w:rPr>
          <w:rFonts w:ascii="Times New Roman" w:hAnsi="Times New Roman"/>
          <w:sz w:val="24"/>
          <w:szCs w:val="24"/>
          <w:lang w:val="kk-KZ"/>
        </w:rPr>
      </w:pPr>
    </w:p>
    <w:p w14:paraId="7FAFCAFF" w14:textId="77777777" w:rsidR="00807F69" w:rsidRPr="008622B7" w:rsidRDefault="00807F69" w:rsidP="00807F69">
      <w:pPr>
        <w:spacing w:after="0" w:line="360" w:lineRule="auto"/>
        <w:jc w:val="both"/>
        <w:rPr>
          <w:rFonts w:ascii="Times New Roman" w:hAnsi="Times New Roman"/>
          <w:sz w:val="24"/>
          <w:szCs w:val="24"/>
          <w:lang w:val="kk-KZ"/>
        </w:rPr>
      </w:pPr>
    </w:p>
    <w:p w14:paraId="160B9FE3" w14:textId="77777777" w:rsidR="00807F69" w:rsidRPr="008622B7" w:rsidRDefault="00A40E3E"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r w:rsidRPr="00505E03">
        <w:rPr>
          <w:rFonts w:ascii="Times New Roman" w:hAnsi="Times New Roman"/>
          <w:sz w:val="24"/>
          <w:szCs w:val="24"/>
          <w:highlight w:val="yellow"/>
        </w:rPr>
        <w:t xml:space="preserve">Awuor, J. O., Mulwa, R. M., &amp; Openda, N. O. (2021). Gender disparity in cassava farmers’ access to agricultural productive resources in Rongo Sub County, Migori County, Kenya. </w:t>
      </w:r>
      <w:r w:rsidRPr="00505E03">
        <w:rPr>
          <w:rFonts w:ascii="Times New Roman" w:hAnsi="Times New Roman"/>
          <w:i/>
          <w:iCs/>
          <w:sz w:val="24"/>
          <w:szCs w:val="24"/>
          <w:highlight w:val="yellow"/>
        </w:rPr>
        <w:t>African Journal of Agricultural Research</w:t>
      </w:r>
      <w:r w:rsidRPr="00505E03">
        <w:rPr>
          <w:rFonts w:ascii="Times New Roman" w:hAnsi="Times New Roman"/>
          <w:sz w:val="24"/>
          <w:szCs w:val="24"/>
          <w:highlight w:val="yellow"/>
        </w:rPr>
        <w:t>,</w:t>
      </w:r>
      <w:r w:rsidRPr="00505E03">
        <w:rPr>
          <w:rFonts w:ascii="Times New Roman" w:hAnsi="Times New Roman"/>
          <w:i/>
          <w:iCs/>
          <w:sz w:val="24"/>
          <w:szCs w:val="24"/>
          <w:highlight w:val="yellow"/>
        </w:rPr>
        <w:t xml:space="preserve"> 17</w:t>
      </w:r>
      <w:r w:rsidRPr="00505E03">
        <w:rPr>
          <w:rFonts w:ascii="Times New Roman" w:hAnsi="Times New Roman"/>
          <w:sz w:val="24"/>
          <w:szCs w:val="24"/>
          <w:highlight w:val="yellow"/>
        </w:rPr>
        <w:t>(9), 1161-1171.</w:t>
      </w:r>
      <w:hyperlink r:id="rId35" w:history="1">
        <w:r w:rsidRPr="00505E03">
          <w:rPr>
            <w:rStyle w:val="ad"/>
            <w:sz w:val="24"/>
            <w:szCs w:val="24"/>
            <w:highlight w:val="yellow"/>
          </w:rPr>
          <w:t xml:space="preserve"> https://doi.org/10.5897/AJAR2021.15624</w:t>
        </w:r>
      </w:hyperlink>
    </w:p>
    <w:p w14:paraId="570175B2"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p>
    <w:p w14:paraId="6E0D0A46" w14:textId="77777777" w:rsidR="00807F69" w:rsidRPr="008622B7" w:rsidRDefault="00A40E3E"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r w:rsidRPr="00262D88">
        <w:rPr>
          <w:rFonts w:ascii="Times New Roman" w:hAnsi="Times New Roman"/>
          <w:sz w:val="24"/>
          <w:szCs w:val="24"/>
          <w:highlight w:val="yellow"/>
        </w:rPr>
        <w:t>Azima S., Mundler P. The gendered motives and experiences of Canadian women farmers in short food supply chains: Work satisfaction, values of care, and the potential for empowerment</w:t>
      </w:r>
      <w:ins w:id="626" w:author="Editor" w:date="2026-05-09T06:26:00Z">
        <w:r w:rsidRPr="00262D88">
          <w:rPr>
            <w:rFonts w:ascii="Times New Roman" w:hAnsi="Times New Roman"/>
            <w:sz w:val="24"/>
            <w:szCs w:val="24"/>
            <w:highlight w:val="yellow"/>
          </w:rPr>
          <w:t>/</w:t>
        </w:r>
      </w:ins>
      <w:del w:id="627" w:author="Editor" w:date="2026-05-09T06:26:00Z">
        <w:r w:rsidRPr="00262D88">
          <w:rPr>
            <w:rFonts w:ascii="Times New Roman" w:hAnsi="Times New Roman"/>
            <w:sz w:val="24"/>
            <w:szCs w:val="24"/>
            <w:highlight w:val="yellow"/>
          </w:rPr>
          <w:delText xml:space="preserve"> /</w:delText>
        </w:r>
      </w:del>
      <w:ins w:id="628" w:author="Editor" w:date="2026-05-09T06:26:00Z">
        <w:r w:rsidRPr="00262D88">
          <w:rPr>
            <w:rFonts w:ascii="Times New Roman" w:hAnsi="Times New Roman"/>
            <w:sz w:val="24"/>
            <w:szCs w:val="24"/>
            <w:highlight w:val="yellow"/>
          </w:rPr>
          <w:t>/</w:t>
        </w:r>
      </w:ins>
      <w:del w:id="629" w:author="Editor" w:date="2026-05-09T06:26:00Z">
        <w:r w:rsidRPr="00262D88">
          <w:rPr>
            <w:rFonts w:ascii="Times New Roman" w:hAnsi="Times New Roman"/>
            <w:sz w:val="24"/>
            <w:szCs w:val="24"/>
            <w:highlight w:val="yellow"/>
          </w:rPr>
          <w:delText xml:space="preserve">/ </w:delText>
        </w:r>
      </w:del>
      <w:r w:rsidRPr="00262D88">
        <w:rPr>
          <w:rFonts w:ascii="Times New Roman" w:hAnsi="Times New Roman"/>
          <w:sz w:val="24"/>
          <w:szCs w:val="24"/>
          <w:highlight w:val="yellow"/>
        </w:rPr>
        <w:t>Journal of Rural Studies. – 2022. – Vol. 96. – P. 19-31.</w:t>
      </w:r>
      <w:hyperlink r:id="rId36" w:history="1">
        <w:r w:rsidRPr="00262D88">
          <w:rPr>
            <w:rStyle w:val="ad"/>
            <w:sz w:val="24"/>
            <w:szCs w:val="24"/>
            <w:highlight w:val="yellow"/>
          </w:rPr>
          <w:t xml:space="preserve"> </w:t>
        </w:r>
        <w:r w:rsidRPr="00262D88">
          <w:rPr>
            <w:rFonts w:ascii="Times New Roman" w:hAnsi="Times New Roman"/>
            <w:sz w:val="24"/>
            <w:szCs w:val="24"/>
            <w:highlight w:val="yellow"/>
          </w:rPr>
          <w:t>https://doi.org/10.1016/j.jrurstud.2022.10.007</w:t>
        </w:r>
      </w:hyperlink>
      <w:r w:rsidRPr="00262D88">
        <w:rPr>
          <w:rFonts w:ascii="Times New Roman" w:hAnsi="Times New Roman"/>
          <w:sz w:val="24"/>
          <w:szCs w:val="24"/>
          <w:highlight w:val="yellow"/>
        </w:rPr>
        <w:t xml:space="preserve"> .</w:t>
      </w:r>
    </w:p>
    <w:p w14:paraId="05500CC1" w14:textId="77777777" w:rsidR="00807F69" w:rsidRPr="008622B7" w:rsidRDefault="00807F69" w:rsidP="00807F69">
      <w:pPr>
        <w:spacing w:after="0" w:line="360" w:lineRule="auto"/>
        <w:jc w:val="both"/>
        <w:rPr>
          <w:rFonts w:ascii="Times New Roman" w:hAnsi="Times New Roman"/>
          <w:sz w:val="24"/>
          <w:szCs w:val="24"/>
          <w:lang w:val="kk-KZ"/>
        </w:rPr>
      </w:pPr>
    </w:p>
    <w:p w14:paraId="6B05FC30" w14:textId="77777777" w:rsidR="00807F69" w:rsidRDefault="00A40E3E" w:rsidP="00807F69">
      <w:pPr>
        <w:spacing w:after="0" w:line="360" w:lineRule="auto"/>
        <w:jc w:val="both"/>
        <w:rPr>
          <w:rFonts w:ascii="Times New Roman" w:hAnsi="Times New Roman"/>
          <w:sz w:val="24"/>
          <w:szCs w:val="24"/>
          <w:lang w:val="kk-KZ"/>
        </w:rPr>
      </w:pPr>
      <w:r w:rsidRPr="00AC606E">
        <w:rPr>
          <w:rFonts w:ascii="Times New Roman" w:hAnsi="Times New Roman"/>
          <w:sz w:val="24"/>
          <w:szCs w:val="24"/>
          <w:highlight w:val="yellow"/>
        </w:rPr>
        <w:t xml:space="preserve">Baloi, V. A., Belete, A., &amp; Hlongwane, J. J. (2023). Women in agriculture: irrigation as an empowerment tool. </w:t>
      </w:r>
      <w:r w:rsidRPr="00AC606E">
        <w:rPr>
          <w:rFonts w:ascii="Times New Roman" w:hAnsi="Times New Roman"/>
          <w:i/>
          <w:iCs/>
          <w:sz w:val="24"/>
          <w:szCs w:val="24"/>
          <w:highlight w:val="yellow"/>
        </w:rPr>
        <w:t>American Journal of Youth and Women Empowerment, 2(2), 1–8.</w:t>
      </w:r>
      <w:hyperlink r:id="rId37" w:history="1">
        <w:r w:rsidRPr="00AC606E">
          <w:rPr>
            <w:rStyle w:val="ad"/>
            <w:sz w:val="24"/>
            <w:szCs w:val="24"/>
            <w:highlight w:val="yellow"/>
          </w:rPr>
          <w:t xml:space="preserve"> </w:t>
        </w:r>
        <w:r w:rsidRPr="008622B7">
          <w:rPr>
            <w:rFonts w:ascii="Times New Roman" w:hAnsi="Times New Roman"/>
            <w:sz w:val="24"/>
            <w:szCs w:val="24"/>
          </w:rPr>
          <w:t>https://doi.org/10.54536/ajywe.v2i2.1302</w:t>
        </w:r>
      </w:hyperlink>
      <w:r w:rsidRPr="008622B7">
        <w:rPr>
          <w:rFonts w:ascii="Times New Roman" w:hAnsi="Times New Roman"/>
          <w:sz w:val="24"/>
          <w:szCs w:val="24"/>
        </w:rPr>
        <w:t xml:space="preserve"> </w:t>
      </w:r>
    </w:p>
    <w:p w14:paraId="5FA8A07E" w14:textId="77777777" w:rsidR="00807F69" w:rsidRDefault="00807F69" w:rsidP="00807F69">
      <w:pPr>
        <w:spacing w:after="0" w:line="360" w:lineRule="auto"/>
        <w:jc w:val="both"/>
        <w:rPr>
          <w:rFonts w:ascii="Arial" w:hAnsi="Arial" w:cs="Arial"/>
          <w:color w:val="222222"/>
          <w:sz w:val="20"/>
          <w:szCs w:val="20"/>
          <w:shd w:val="clear" w:color="auto" w:fill="FFFFFF"/>
        </w:rPr>
      </w:pPr>
    </w:p>
    <w:p w14:paraId="6321E0B5" w14:textId="77777777" w:rsidR="00807F69" w:rsidRPr="002C7241" w:rsidRDefault="00A40E3E" w:rsidP="00807F69">
      <w:pPr>
        <w:spacing w:after="0" w:line="360" w:lineRule="auto"/>
        <w:jc w:val="both"/>
        <w:rPr>
          <w:rFonts w:ascii="Times New Roman" w:hAnsi="Times New Roman"/>
          <w:color w:val="222222"/>
          <w:sz w:val="24"/>
          <w:szCs w:val="24"/>
          <w:highlight w:val="yellow"/>
          <w:shd w:val="clear" w:color="auto" w:fill="FFFFFF"/>
        </w:rPr>
      </w:pPr>
      <w:r w:rsidRPr="002C7241">
        <w:rPr>
          <w:rFonts w:ascii="Times New Roman" w:hAnsi="Times New Roman"/>
          <w:color w:val="222222"/>
          <w:sz w:val="24"/>
          <w:szCs w:val="24"/>
          <w:highlight w:val="yellow"/>
          <w:shd w:val="clear" w:color="auto" w:fill="FFFFFF"/>
        </w:rPr>
        <w:t xml:space="preserve">Baffoe‐Bonnie, A., &amp; Kostandini, G. (2026). The Impact of Credit and Training on Farmers’ Efficiency: A Semi‐Parametric Meta‐Frontier Analysis. </w:t>
      </w:r>
      <w:r w:rsidRPr="002C7241">
        <w:rPr>
          <w:rFonts w:ascii="Times New Roman" w:hAnsi="Times New Roman"/>
          <w:i/>
          <w:iCs/>
          <w:color w:val="222222"/>
          <w:sz w:val="24"/>
          <w:szCs w:val="24"/>
          <w:highlight w:val="yellow"/>
          <w:shd w:val="clear" w:color="auto" w:fill="FFFFFF"/>
        </w:rPr>
        <w:t>Australian Journal of Agricultural and Resource Economics</w:t>
      </w:r>
      <w:r w:rsidRPr="002C7241">
        <w:rPr>
          <w:rFonts w:ascii="Times New Roman" w:hAnsi="Times New Roman"/>
          <w:color w:val="222222"/>
          <w:sz w:val="24"/>
          <w:szCs w:val="24"/>
          <w:highlight w:val="yellow"/>
          <w:shd w:val="clear" w:color="auto" w:fill="FFFFFF"/>
        </w:rPr>
        <w:t>.</w:t>
      </w:r>
    </w:p>
    <w:p w14:paraId="25B65EEA" w14:textId="77777777" w:rsidR="00807F69" w:rsidRPr="00262520" w:rsidRDefault="00A40E3E" w:rsidP="00807F69">
      <w:pPr>
        <w:rPr>
          <w:rFonts w:ascii="Times New Roman" w:hAnsi="Times New Roman"/>
        </w:rPr>
      </w:pPr>
      <w:r w:rsidRPr="002C7241">
        <w:rPr>
          <w:highlight w:val="yellow"/>
          <w:shd w:val="clear" w:color="auto" w:fill="FFFFFF"/>
        </w:rPr>
        <w:t xml:space="preserve"> </w:t>
      </w:r>
      <w:hyperlink r:id="rId38" w:history="1">
        <w:r w:rsidRPr="002C7241">
          <w:rPr>
            <w:rStyle w:val="ad"/>
            <w:highlight w:val="yellow"/>
          </w:rPr>
          <w:t>https://doi.org/10.1111/1467-8489.70095</w:t>
        </w:r>
      </w:hyperlink>
    </w:p>
    <w:p w14:paraId="606404B5" w14:textId="77777777" w:rsidR="00807F69" w:rsidRPr="008622B7" w:rsidRDefault="00807F69" w:rsidP="00807F69">
      <w:pPr>
        <w:spacing w:after="0" w:line="360" w:lineRule="auto"/>
        <w:jc w:val="both"/>
        <w:rPr>
          <w:rFonts w:ascii="Times New Roman" w:hAnsi="Times New Roman"/>
          <w:sz w:val="24"/>
          <w:szCs w:val="24"/>
          <w:lang w:val="kk-KZ"/>
        </w:rPr>
      </w:pPr>
    </w:p>
    <w:p w14:paraId="78157B74" w14:textId="77777777" w:rsidR="00807F69" w:rsidRPr="008622B7" w:rsidRDefault="00A40E3E" w:rsidP="00807F69">
      <w:pPr>
        <w:tabs>
          <w:tab w:val="left" w:pos="851"/>
          <w:tab w:val="left" w:pos="993"/>
        </w:tabs>
        <w:spacing w:after="0" w:line="360" w:lineRule="auto"/>
        <w:jc w:val="both"/>
        <w:rPr>
          <w:rFonts w:ascii="Times New Roman" w:hAnsi="Times New Roman"/>
          <w:sz w:val="24"/>
          <w:szCs w:val="24"/>
          <w:lang w:val="kk-KZ"/>
        </w:rPr>
      </w:pPr>
      <w:r w:rsidRPr="009F1723">
        <w:rPr>
          <w:rFonts w:ascii="Times New Roman" w:hAnsi="Times New Roman"/>
          <w:sz w:val="24"/>
          <w:szCs w:val="24"/>
          <w:highlight w:val="yellow"/>
        </w:rPr>
        <w:t>Behera, S. K., Panda, R. K., &amp; Senapati, S. (2026). The role of financial and social capital in rural women’s micr</w:t>
      </w:r>
      <w:ins w:id="630" w:author="Editor" w:date="2026-05-09T06:26:00Z">
        <w:r w:rsidRPr="009F1723">
          <w:rPr>
            <w:rFonts w:ascii="Times New Roman" w:hAnsi="Times New Roman"/>
            <w:sz w:val="24"/>
            <w:szCs w:val="24"/>
            <w:highlight w:val="yellow"/>
          </w:rPr>
          <w:t>o</w:t>
        </w:r>
      </w:ins>
      <w:del w:id="631" w:author="Editor" w:date="2026-05-09T06:26:00Z">
        <w:r w:rsidRPr="009F1723">
          <w:rPr>
            <w:rFonts w:ascii="Times New Roman" w:hAnsi="Times New Roman"/>
            <w:sz w:val="24"/>
            <w:szCs w:val="24"/>
            <w:highlight w:val="yellow"/>
          </w:rPr>
          <w:delText>o-</w:delText>
        </w:r>
      </w:del>
      <w:r w:rsidRPr="009F1723">
        <w:rPr>
          <w:rFonts w:ascii="Times New Roman" w:hAnsi="Times New Roman"/>
          <w:sz w:val="24"/>
          <w:szCs w:val="24"/>
          <w:highlight w:val="yellow"/>
        </w:rPr>
        <w:t>enterprises: Assessing entrepreneurial orientation as a performance catalyst.</w:t>
      </w:r>
      <w:r w:rsidRPr="009F1723">
        <w:rPr>
          <w:rFonts w:ascii="Times New Roman" w:hAnsi="Times New Roman"/>
          <w:i/>
          <w:iCs/>
          <w:sz w:val="24"/>
          <w:szCs w:val="24"/>
          <w:highlight w:val="yellow"/>
        </w:rPr>
        <w:t xml:space="preserve"> Journal of Enterprising Communities: People and Places in the Global Economy</w:t>
      </w:r>
      <w:r w:rsidRPr="009F1723">
        <w:rPr>
          <w:rFonts w:ascii="Times New Roman" w:hAnsi="Times New Roman"/>
          <w:sz w:val="24"/>
          <w:szCs w:val="24"/>
          <w:highlight w:val="yellow"/>
        </w:rPr>
        <w:t>,</w:t>
      </w:r>
      <w:r w:rsidRPr="009F1723">
        <w:rPr>
          <w:rFonts w:ascii="Times New Roman" w:hAnsi="Times New Roman"/>
          <w:i/>
          <w:iCs/>
          <w:sz w:val="24"/>
          <w:szCs w:val="24"/>
          <w:highlight w:val="yellow"/>
        </w:rPr>
        <w:t xml:space="preserve"> 20</w:t>
      </w:r>
      <w:r w:rsidRPr="009F1723">
        <w:rPr>
          <w:rFonts w:ascii="Times New Roman" w:hAnsi="Times New Roman"/>
          <w:sz w:val="24"/>
          <w:szCs w:val="24"/>
          <w:highlight w:val="yellow"/>
        </w:rPr>
        <w:t>(1), 59–93.</w:t>
      </w:r>
      <w:hyperlink r:id="rId39" w:tgtFrame="_blank" w:tooltip="Persistent link using digital object identifier" w:history="1">
        <w:r w:rsidRPr="009F1723">
          <w:rPr>
            <w:rStyle w:val="ad"/>
            <w:sz w:val="24"/>
            <w:szCs w:val="24"/>
            <w:highlight w:val="yellow"/>
          </w:rPr>
          <w:t xml:space="preserve"> https://doi.org/10.1108/JEC-01-2025-0010</w:t>
        </w:r>
      </w:hyperlink>
    </w:p>
    <w:p w14:paraId="6B2DF9F7"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p>
    <w:p w14:paraId="5DDB5710" w14:textId="77777777" w:rsidR="00807F69" w:rsidRPr="008622B7" w:rsidRDefault="00A40E3E" w:rsidP="00807F69">
      <w:pPr>
        <w:spacing w:after="0" w:line="360" w:lineRule="auto"/>
        <w:jc w:val="both"/>
        <w:rPr>
          <w:rFonts w:ascii="Times New Roman" w:hAnsi="Times New Roman"/>
          <w:sz w:val="24"/>
          <w:szCs w:val="24"/>
          <w:lang w:val="kk-KZ"/>
        </w:rPr>
      </w:pPr>
      <w:r w:rsidRPr="00D73213">
        <w:rPr>
          <w:rFonts w:ascii="Times New Roman" w:hAnsi="Times New Roman"/>
          <w:sz w:val="24"/>
          <w:szCs w:val="24"/>
          <w:highlight w:val="yellow"/>
        </w:rPr>
        <w:t xml:space="preserve">Bekturganova, M. S., &amp; Kurmasheva, M. T. (2025). Structural barriers and opportunities for financial inclusion of women in Kazakhstan. </w:t>
      </w:r>
      <w:r w:rsidRPr="00D73213">
        <w:rPr>
          <w:rFonts w:ascii="Times New Roman" w:hAnsi="Times New Roman"/>
          <w:i/>
          <w:iCs/>
          <w:sz w:val="24"/>
          <w:szCs w:val="24"/>
          <w:highlight w:val="yellow"/>
        </w:rPr>
        <w:t>Eurasian Journal of Economic and Business Studies, 69</w:t>
      </w:r>
      <w:r w:rsidRPr="00D73213">
        <w:rPr>
          <w:rFonts w:ascii="Times New Roman" w:hAnsi="Times New Roman"/>
          <w:sz w:val="24"/>
          <w:szCs w:val="24"/>
          <w:highlight w:val="yellow"/>
        </w:rPr>
        <w:t>(2), 19-33.</w:t>
      </w:r>
      <w:hyperlink r:id="rId40" w:history="1">
        <w:r w:rsidRPr="00D73213">
          <w:rPr>
            <w:rStyle w:val="ad"/>
            <w:sz w:val="24"/>
            <w:szCs w:val="24"/>
            <w:highlight w:val="yellow"/>
          </w:rPr>
          <w:t xml:space="preserve"> https://doi.org/10.47703/ejebs.v69i2.492</w:t>
        </w:r>
      </w:hyperlink>
    </w:p>
    <w:p w14:paraId="42A7F507" w14:textId="77777777" w:rsidR="00807F69" w:rsidRPr="008622B7" w:rsidRDefault="00807F69" w:rsidP="00807F69">
      <w:pPr>
        <w:spacing w:after="0" w:line="360" w:lineRule="auto"/>
        <w:jc w:val="both"/>
        <w:rPr>
          <w:rFonts w:ascii="Times New Roman" w:hAnsi="Times New Roman"/>
          <w:sz w:val="24"/>
          <w:szCs w:val="24"/>
          <w:lang w:val="kk-KZ"/>
        </w:rPr>
      </w:pPr>
    </w:p>
    <w:p w14:paraId="406FDCD1" w14:textId="77777777" w:rsidR="00807F69" w:rsidRPr="008622B7" w:rsidRDefault="00A40E3E"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r w:rsidRPr="006D690E">
        <w:rPr>
          <w:rFonts w:ascii="Times New Roman" w:hAnsi="Times New Roman"/>
          <w:sz w:val="24"/>
          <w:szCs w:val="24"/>
          <w:highlight w:val="yellow"/>
        </w:rPr>
        <w:t xml:space="preserve">Bohn, S., Wollni, M., &amp; Paz, B. (2024). </w:t>
      </w:r>
      <w:r w:rsidRPr="006D690E">
        <w:rPr>
          <w:rFonts w:ascii="Times New Roman" w:hAnsi="Times New Roman"/>
          <w:i/>
          <w:iCs/>
          <w:sz w:val="24"/>
          <w:szCs w:val="24"/>
          <w:highlight w:val="yellow"/>
        </w:rPr>
        <w:t>Cultivating change: Exploring the link between certification, dietary quality, and women’s empowerment among coffee farmers in Rwanda</w:t>
      </w:r>
      <w:r w:rsidRPr="006D690E">
        <w:rPr>
          <w:rFonts w:ascii="Times New Roman" w:hAnsi="Times New Roman"/>
          <w:sz w:val="24"/>
          <w:szCs w:val="24"/>
          <w:highlight w:val="yellow"/>
        </w:rPr>
        <w:t>. SustainableFood Discussion Paper.</w:t>
      </w:r>
      <w:hyperlink r:id="rId41" w:history="1">
        <w:r w:rsidRPr="006D690E">
          <w:rPr>
            <w:rStyle w:val="ad"/>
            <w:sz w:val="24"/>
            <w:szCs w:val="24"/>
            <w:highlight w:val="yellow"/>
          </w:rPr>
          <w:t xml:space="preserve"> https://hdl.handle.net/10419/301249</w:t>
        </w:r>
      </w:hyperlink>
    </w:p>
    <w:p w14:paraId="1E771E83" w14:textId="77777777" w:rsidR="00807F69" w:rsidRPr="008622B7" w:rsidRDefault="00807F69" w:rsidP="00807F69">
      <w:pPr>
        <w:spacing w:after="0" w:line="360" w:lineRule="auto"/>
        <w:jc w:val="both"/>
        <w:rPr>
          <w:rFonts w:ascii="Times New Roman" w:hAnsi="Times New Roman"/>
          <w:sz w:val="24"/>
          <w:szCs w:val="24"/>
          <w:lang w:val="kk-KZ"/>
        </w:rPr>
      </w:pPr>
    </w:p>
    <w:p w14:paraId="5ADA403C" w14:textId="77777777" w:rsidR="00807F69" w:rsidRPr="008622B7" w:rsidRDefault="00A40E3E" w:rsidP="00807F69">
      <w:pPr>
        <w:spacing w:after="0" w:line="360" w:lineRule="auto"/>
        <w:jc w:val="both"/>
        <w:rPr>
          <w:rFonts w:ascii="Times New Roman" w:hAnsi="Times New Roman"/>
          <w:sz w:val="24"/>
          <w:szCs w:val="24"/>
          <w:lang w:val="kk-KZ"/>
        </w:rPr>
      </w:pPr>
      <w:r w:rsidRPr="00E72869">
        <w:rPr>
          <w:rFonts w:ascii="Times New Roman" w:hAnsi="Times New Roman"/>
          <w:sz w:val="24"/>
          <w:szCs w:val="24"/>
          <w:highlight w:val="yellow"/>
        </w:rPr>
        <w:t xml:space="preserve">Cavatassi, R., Phillips, L.M., Maggio, G., Anteneh, Z., &amp; Mabiso, A. (2025). Enhancing households' livelihoods in agrifood systems: The role of women's empowerment. </w:t>
      </w:r>
      <w:r w:rsidRPr="00E72869">
        <w:rPr>
          <w:rFonts w:ascii="Times New Roman" w:hAnsi="Times New Roman"/>
          <w:i/>
          <w:iCs/>
          <w:sz w:val="24"/>
          <w:szCs w:val="24"/>
          <w:highlight w:val="yellow"/>
        </w:rPr>
        <w:t>Global Food Security, 45, 100856</w:t>
      </w:r>
      <w:r w:rsidRPr="00E72869">
        <w:rPr>
          <w:rFonts w:ascii="Times New Roman" w:hAnsi="Times New Roman"/>
          <w:sz w:val="24"/>
          <w:szCs w:val="24"/>
          <w:highlight w:val="yellow"/>
        </w:rPr>
        <w:t>.</w:t>
      </w:r>
      <w:hyperlink r:id="rId42" w:tgtFrame="_blank" w:tooltip="Persistent link using digital object identifier" w:history="1">
        <w:r w:rsidRPr="00E72869">
          <w:rPr>
            <w:rStyle w:val="ad"/>
            <w:sz w:val="24"/>
            <w:szCs w:val="24"/>
            <w:highlight w:val="yellow"/>
          </w:rPr>
          <w:t xml:space="preserve"> https://doi.org/10.1016/j.gfs.2025.100856</w:t>
        </w:r>
      </w:hyperlink>
    </w:p>
    <w:p w14:paraId="01DF23EE" w14:textId="77777777" w:rsidR="00807F69" w:rsidRDefault="00807F69" w:rsidP="00807F69">
      <w:pPr>
        <w:spacing w:after="0" w:line="360" w:lineRule="auto"/>
        <w:jc w:val="both"/>
        <w:rPr>
          <w:rFonts w:ascii="Arial" w:hAnsi="Arial" w:cs="Arial"/>
          <w:color w:val="222222"/>
          <w:sz w:val="20"/>
          <w:szCs w:val="20"/>
          <w:shd w:val="clear" w:color="auto" w:fill="FFFFFF"/>
        </w:rPr>
      </w:pPr>
    </w:p>
    <w:p w14:paraId="687204AD" w14:textId="77777777" w:rsidR="00807F69" w:rsidRDefault="00A40E3E" w:rsidP="00807F69">
      <w:pPr>
        <w:spacing w:after="0" w:line="360" w:lineRule="auto"/>
        <w:jc w:val="both"/>
        <w:rPr>
          <w:rFonts w:ascii="Arial" w:hAnsi="Arial" w:cs="Arial"/>
          <w:color w:val="222222"/>
          <w:sz w:val="20"/>
          <w:szCs w:val="20"/>
          <w:shd w:val="clear" w:color="auto" w:fill="FFFFFF"/>
        </w:rPr>
      </w:pPr>
      <w:r w:rsidRPr="00BD67D5">
        <w:rPr>
          <w:rFonts w:ascii="Arial" w:hAnsi="Arial" w:cs="Arial"/>
          <w:color w:val="222222"/>
          <w:sz w:val="20"/>
          <w:szCs w:val="20"/>
          <w:highlight w:val="yellow"/>
          <w:shd w:val="clear" w:color="auto" w:fill="FFFFFF"/>
        </w:rPr>
        <w:t>Carter, M. R. (2022). Can digital</w:t>
      </w:r>
      <w:ins w:id="632" w:author="Editor" w:date="2026-05-09T06:26:00Z">
        <w:r w:rsidRPr="00BD67D5">
          <w:rPr>
            <w:rFonts w:ascii="Arial" w:hAnsi="Arial" w:cs="Arial"/>
            <w:color w:val="222222"/>
            <w:sz w:val="20"/>
            <w:szCs w:val="20"/>
            <w:highlight w:val="yellow"/>
            <w:shd w:val="clear" w:color="auto" w:fill="FFFFFF"/>
          </w:rPr>
          <w:t xml:space="preserve">ly </w:t>
        </w:r>
      </w:ins>
      <w:del w:id="633" w:author="Editor" w:date="2026-05-09T06:26:00Z">
        <w:r w:rsidRPr="00BD67D5">
          <w:rPr>
            <w:rFonts w:ascii="Arial" w:hAnsi="Arial" w:cs="Arial"/>
            <w:color w:val="222222"/>
            <w:sz w:val="20"/>
            <w:szCs w:val="20"/>
            <w:highlight w:val="yellow"/>
            <w:shd w:val="clear" w:color="auto" w:fill="FFFFFF"/>
          </w:rPr>
          <w:delText>ly-</w:delText>
        </w:r>
      </w:del>
      <w:r w:rsidRPr="00BD67D5">
        <w:rPr>
          <w:rFonts w:ascii="Arial" w:hAnsi="Arial" w:cs="Arial"/>
          <w:color w:val="222222"/>
          <w:sz w:val="20"/>
          <w:szCs w:val="20"/>
          <w:highlight w:val="yellow"/>
          <w:shd w:val="clear" w:color="auto" w:fill="FFFFFF"/>
        </w:rPr>
        <w:t xml:space="preserve">enabled financial instruments secure an inclusive agricultural transformation?. </w:t>
      </w:r>
      <w:r w:rsidRPr="00BD67D5">
        <w:rPr>
          <w:rFonts w:ascii="Arial" w:hAnsi="Arial" w:cs="Arial"/>
          <w:i/>
          <w:iCs/>
          <w:color w:val="222222"/>
          <w:sz w:val="20"/>
          <w:szCs w:val="20"/>
          <w:highlight w:val="yellow"/>
          <w:shd w:val="clear" w:color="auto" w:fill="FFFFFF"/>
        </w:rPr>
        <w:t>Agricultural Economics</w:t>
      </w:r>
      <w:r w:rsidRPr="00BD67D5">
        <w:rPr>
          <w:rFonts w:ascii="Arial" w:hAnsi="Arial" w:cs="Arial"/>
          <w:color w:val="222222"/>
          <w:sz w:val="20"/>
          <w:szCs w:val="20"/>
          <w:highlight w:val="yellow"/>
          <w:shd w:val="clear" w:color="auto" w:fill="FFFFFF"/>
        </w:rPr>
        <w:t>,</w:t>
      </w:r>
      <w:r w:rsidRPr="00BD67D5">
        <w:rPr>
          <w:rFonts w:ascii="Arial" w:hAnsi="Arial" w:cs="Arial"/>
          <w:i/>
          <w:iCs/>
          <w:color w:val="222222"/>
          <w:sz w:val="20"/>
          <w:szCs w:val="20"/>
          <w:highlight w:val="yellow"/>
          <w:shd w:val="clear" w:color="auto" w:fill="FFFFFF"/>
        </w:rPr>
        <w:t xml:space="preserve"> 53</w:t>
      </w:r>
      <w:r w:rsidRPr="00BD67D5">
        <w:rPr>
          <w:rFonts w:ascii="Arial" w:hAnsi="Arial" w:cs="Arial"/>
          <w:color w:val="222222"/>
          <w:sz w:val="20"/>
          <w:szCs w:val="20"/>
          <w:highlight w:val="yellow"/>
          <w:shd w:val="clear" w:color="auto" w:fill="FFFFFF"/>
        </w:rPr>
        <w:t>(6), 953-967.</w:t>
      </w:r>
    </w:p>
    <w:p w14:paraId="792A48EC" w14:textId="77777777" w:rsidR="00807F69" w:rsidRDefault="00A40E3E" w:rsidP="00807F69">
      <w:pPr>
        <w:spacing w:after="0" w:line="360" w:lineRule="auto"/>
        <w:jc w:val="both"/>
      </w:pPr>
      <w:hyperlink r:id="rId43" w:history="1">
        <w:r w:rsidRPr="00BD67D5">
          <w:rPr>
            <w:rStyle w:val="ad"/>
            <w:rFonts w:ascii="Arial" w:hAnsi="Arial" w:cs="Arial"/>
            <w:b/>
            <w:bCs/>
            <w:sz w:val="21"/>
            <w:szCs w:val="21"/>
            <w:highlight w:val="yellow"/>
            <w:shd w:val="clear" w:color="auto" w:fill="FFFFFF"/>
          </w:rPr>
          <w:t>https://doi.org/10.1111/agec.12743</w:t>
        </w:r>
      </w:hyperlink>
    </w:p>
    <w:p w14:paraId="663C820A" w14:textId="77777777" w:rsidR="00807F69" w:rsidRPr="008622B7" w:rsidRDefault="00807F69" w:rsidP="00807F69">
      <w:pPr>
        <w:spacing w:after="0" w:line="360" w:lineRule="auto"/>
        <w:jc w:val="both"/>
        <w:rPr>
          <w:rFonts w:ascii="Times New Roman" w:hAnsi="Times New Roman"/>
          <w:sz w:val="24"/>
          <w:szCs w:val="24"/>
          <w:lang w:val="kk-KZ"/>
        </w:rPr>
      </w:pPr>
    </w:p>
    <w:p w14:paraId="3A55A0A9" w14:textId="77777777" w:rsidR="00807F69" w:rsidRPr="008622B7" w:rsidRDefault="00A40E3E" w:rsidP="00807F69">
      <w:pPr>
        <w:widowControl w:val="0"/>
        <w:tabs>
          <w:tab w:val="left" w:pos="993"/>
        </w:tabs>
        <w:autoSpaceDE w:val="0"/>
        <w:autoSpaceDN w:val="0"/>
        <w:adjustRightInd w:val="0"/>
        <w:spacing w:after="0" w:line="360" w:lineRule="auto"/>
        <w:jc w:val="both"/>
        <w:rPr>
          <w:rFonts w:ascii="Times New Roman" w:hAnsi="Times New Roman"/>
          <w:color w:val="000000"/>
          <w:sz w:val="24"/>
          <w:szCs w:val="24"/>
          <w:shd w:val="clear" w:color="auto" w:fill="FFFFFF"/>
          <w:lang w:val="kk-KZ"/>
        </w:rPr>
      </w:pPr>
      <w:r w:rsidRPr="006D690E">
        <w:rPr>
          <w:rFonts w:ascii="Times New Roman" w:hAnsi="Times New Roman"/>
          <w:sz w:val="24"/>
          <w:szCs w:val="24"/>
          <w:highlight w:val="yellow"/>
        </w:rPr>
        <w:t xml:space="preserve">Chance, E. A., &amp; Abdoul, I. S. (2025). The roles and contributions of women to the health of their families and household economics in rural areas in the district of Mbe, Cameroon. </w:t>
      </w:r>
      <w:r w:rsidRPr="006D690E">
        <w:rPr>
          <w:rFonts w:ascii="Times New Roman" w:hAnsi="Times New Roman"/>
          <w:i/>
          <w:iCs/>
          <w:sz w:val="24"/>
          <w:szCs w:val="24"/>
          <w:highlight w:val="yellow"/>
        </w:rPr>
        <w:t>Social Sciences &amp; Humanities Open</w:t>
      </w:r>
      <w:r w:rsidRPr="006D690E">
        <w:rPr>
          <w:rFonts w:ascii="Times New Roman" w:hAnsi="Times New Roman"/>
          <w:sz w:val="24"/>
          <w:szCs w:val="24"/>
          <w:highlight w:val="yellow"/>
        </w:rPr>
        <w:t>,</w:t>
      </w:r>
      <w:r w:rsidRPr="006D690E">
        <w:rPr>
          <w:rFonts w:ascii="Times New Roman" w:hAnsi="Times New Roman"/>
          <w:i/>
          <w:iCs/>
          <w:sz w:val="24"/>
          <w:szCs w:val="24"/>
          <w:highlight w:val="yellow"/>
        </w:rPr>
        <w:t xml:space="preserve"> 11</w:t>
      </w:r>
      <w:r w:rsidRPr="006D690E">
        <w:rPr>
          <w:rFonts w:ascii="Times New Roman" w:hAnsi="Times New Roman"/>
          <w:sz w:val="24"/>
          <w:szCs w:val="24"/>
          <w:highlight w:val="yellow"/>
        </w:rPr>
        <w:t>, 101456.</w:t>
      </w:r>
      <w:hyperlink r:id="rId44" w:tgtFrame="_blank" w:tooltip="Persistent link using digital object identifier" w:history="1">
        <w:r w:rsidRPr="006D690E">
          <w:rPr>
            <w:rStyle w:val="ad"/>
            <w:sz w:val="24"/>
            <w:szCs w:val="24"/>
            <w:highlight w:val="yellow"/>
          </w:rPr>
          <w:t xml:space="preserve"> https://doi.org/10.1016/j.ssaho.2025.101456</w:t>
        </w:r>
      </w:hyperlink>
    </w:p>
    <w:p w14:paraId="020143DF" w14:textId="77777777" w:rsidR="00807F69" w:rsidRPr="008622B7" w:rsidRDefault="00807F69" w:rsidP="00807F69">
      <w:pPr>
        <w:widowControl w:val="0"/>
        <w:tabs>
          <w:tab w:val="left" w:pos="993"/>
        </w:tabs>
        <w:autoSpaceDE w:val="0"/>
        <w:autoSpaceDN w:val="0"/>
        <w:adjustRightInd w:val="0"/>
        <w:spacing w:after="0" w:line="360" w:lineRule="auto"/>
        <w:jc w:val="both"/>
        <w:rPr>
          <w:rFonts w:ascii="Times New Roman" w:hAnsi="Times New Roman"/>
          <w:sz w:val="24"/>
          <w:szCs w:val="24"/>
          <w:lang w:val="kk-KZ"/>
        </w:rPr>
      </w:pPr>
    </w:p>
    <w:p w14:paraId="059578A3" w14:textId="77777777" w:rsidR="00807F69" w:rsidRPr="008622B7" w:rsidRDefault="00A40E3E" w:rsidP="00807F69">
      <w:pPr>
        <w:widowControl w:val="0"/>
        <w:tabs>
          <w:tab w:val="left" w:pos="993"/>
        </w:tabs>
        <w:autoSpaceDE w:val="0"/>
        <w:autoSpaceDN w:val="0"/>
        <w:adjustRightInd w:val="0"/>
        <w:spacing w:after="0" w:line="360" w:lineRule="auto"/>
        <w:jc w:val="both"/>
        <w:rPr>
          <w:rFonts w:ascii="Times New Roman" w:hAnsi="Times New Roman"/>
          <w:color w:val="000000"/>
          <w:sz w:val="24"/>
          <w:szCs w:val="24"/>
          <w:shd w:val="clear" w:color="auto" w:fill="FFFFFF"/>
          <w:lang w:val="kk-KZ"/>
        </w:rPr>
      </w:pPr>
      <w:r w:rsidRPr="00BD67D5">
        <w:rPr>
          <w:rFonts w:ascii="Times New Roman" w:hAnsi="Times New Roman"/>
          <w:sz w:val="24"/>
          <w:szCs w:val="24"/>
          <w:highlight w:val="yellow"/>
        </w:rPr>
        <w:t xml:space="preserve">Chebet, N. (2023). The role of women in agricultural sector growth. </w:t>
      </w:r>
      <w:r w:rsidRPr="00BD67D5">
        <w:rPr>
          <w:rFonts w:ascii="Times New Roman" w:hAnsi="Times New Roman"/>
          <w:i/>
          <w:iCs/>
          <w:sz w:val="24"/>
          <w:szCs w:val="24"/>
          <w:highlight w:val="yellow"/>
        </w:rPr>
        <w:t>International Journal of Agriculture</w:t>
      </w:r>
      <w:r w:rsidRPr="00BD67D5">
        <w:rPr>
          <w:rFonts w:ascii="Times New Roman" w:hAnsi="Times New Roman"/>
          <w:sz w:val="24"/>
          <w:szCs w:val="24"/>
          <w:highlight w:val="yellow"/>
        </w:rPr>
        <w:t>,</w:t>
      </w:r>
      <w:r w:rsidRPr="00BD67D5">
        <w:rPr>
          <w:rFonts w:ascii="Times New Roman" w:hAnsi="Times New Roman"/>
          <w:i/>
          <w:iCs/>
          <w:sz w:val="24"/>
          <w:szCs w:val="24"/>
          <w:highlight w:val="yellow"/>
        </w:rPr>
        <w:t xml:space="preserve"> 8</w:t>
      </w:r>
      <w:r w:rsidRPr="00BD67D5">
        <w:rPr>
          <w:rFonts w:ascii="Times New Roman" w:hAnsi="Times New Roman"/>
          <w:sz w:val="24"/>
          <w:szCs w:val="24"/>
          <w:highlight w:val="yellow"/>
        </w:rPr>
        <w:t>(1), 41-50.</w:t>
      </w:r>
      <w:hyperlink r:id="rId45" w:history="1">
        <w:r w:rsidRPr="00BD67D5">
          <w:rPr>
            <w:rStyle w:val="ad"/>
            <w:sz w:val="24"/>
            <w:szCs w:val="24"/>
            <w:highlight w:val="yellow"/>
          </w:rPr>
          <w:t xml:space="preserve"> https://doi.org/10.47604/ija.1980</w:t>
        </w:r>
      </w:hyperlink>
    </w:p>
    <w:p w14:paraId="5241C8A7" w14:textId="77777777" w:rsidR="00807F69" w:rsidRDefault="00807F69" w:rsidP="00807F69">
      <w:pPr>
        <w:widowControl w:val="0"/>
        <w:tabs>
          <w:tab w:val="left" w:pos="851"/>
        </w:tabs>
        <w:autoSpaceDE w:val="0"/>
        <w:autoSpaceDN w:val="0"/>
        <w:adjustRightInd w:val="0"/>
        <w:spacing w:after="0" w:line="360" w:lineRule="auto"/>
        <w:contextualSpacing/>
        <w:jc w:val="both"/>
        <w:rPr>
          <w:rFonts w:ascii="Arial" w:hAnsi="Arial" w:cs="Arial"/>
          <w:color w:val="222222"/>
          <w:sz w:val="20"/>
          <w:szCs w:val="20"/>
          <w:shd w:val="clear" w:color="auto" w:fill="FFFFFF"/>
        </w:rPr>
      </w:pPr>
    </w:p>
    <w:p w14:paraId="40BB8B6C" w14:textId="77777777" w:rsidR="00807F69" w:rsidRDefault="00A40E3E" w:rsidP="00807F69">
      <w:pPr>
        <w:widowControl w:val="0"/>
        <w:tabs>
          <w:tab w:val="left" w:pos="851"/>
        </w:tabs>
        <w:autoSpaceDE w:val="0"/>
        <w:autoSpaceDN w:val="0"/>
        <w:adjustRightInd w:val="0"/>
        <w:spacing w:after="0" w:line="360" w:lineRule="auto"/>
        <w:contextualSpacing/>
        <w:jc w:val="both"/>
        <w:rPr>
          <w:rFonts w:ascii="Arial" w:hAnsi="Arial" w:cs="Arial"/>
          <w:color w:val="222222"/>
          <w:sz w:val="20"/>
          <w:szCs w:val="20"/>
          <w:shd w:val="clear" w:color="auto" w:fill="FFFFFF"/>
        </w:rPr>
      </w:pPr>
      <w:r w:rsidRPr="0060204F">
        <w:rPr>
          <w:rFonts w:ascii="Arial" w:hAnsi="Arial" w:cs="Arial"/>
          <w:color w:val="222222"/>
          <w:sz w:val="20"/>
          <w:szCs w:val="20"/>
          <w:highlight w:val="yellow"/>
          <w:shd w:val="clear" w:color="auto" w:fill="FFFFFF"/>
        </w:rPr>
        <w:t xml:space="preserve">Chen, Y., Liang, Y., Gong, J., &amp; Liu, W. (2026). How does agricultural modernization promote common prosperity? Evidence from </w:t>
      </w:r>
      <w:ins w:id="634" w:author="Editor" w:date="2026-05-09T06:26:00Z">
        <w:r w:rsidRPr="0060204F">
          <w:rPr>
            <w:rFonts w:ascii="Arial" w:hAnsi="Arial" w:cs="Arial"/>
            <w:color w:val="222222"/>
            <w:sz w:val="20"/>
            <w:szCs w:val="20"/>
            <w:highlight w:val="yellow"/>
            <w:shd w:val="clear" w:color="auto" w:fill="FFFFFF"/>
          </w:rPr>
          <w:t>non</w:t>
        </w:r>
      </w:ins>
      <w:del w:id="635" w:author="Editor" w:date="2026-05-09T06:26:00Z">
        <w:r w:rsidRPr="0060204F">
          <w:rPr>
            <w:rFonts w:ascii="Arial" w:hAnsi="Arial" w:cs="Arial"/>
            <w:color w:val="222222"/>
            <w:sz w:val="20"/>
            <w:szCs w:val="20"/>
            <w:highlight w:val="yellow"/>
            <w:shd w:val="clear" w:color="auto" w:fill="FFFFFF"/>
          </w:rPr>
          <w:delText>non-</w:delText>
        </w:r>
      </w:del>
      <w:r w:rsidRPr="0060204F">
        <w:rPr>
          <w:rFonts w:ascii="Arial" w:hAnsi="Arial" w:cs="Arial"/>
          <w:color w:val="222222"/>
          <w:sz w:val="20"/>
          <w:szCs w:val="20"/>
          <w:highlight w:val="yellow"/>
          <w:shd w:val="clear" w:color="auto" w:fill="FFFFFF"/>
        </w:rPr>
        <w:t xml:space="preserve">agricultural transformation and digital infrastructure. </w:t>
      </w:r>
      <w:r w:rsidRPr="0060204F">
        <w:rPr>
          <w:rFonts w:ascii="Arial" w:hAnsi="Arial" w:cs="Arial"/>
          <w:i/>
          <w:iCs/>
          <w:color w:val="222222"/>
          <w:sz w:val="20"/>
          <w:szCs w:val="20"/>
          <w:highlight w:val="yellow"/>
          <w:shd w:val="clear" w:color="auto" w:fill="FFFFFF"/>
        </w:rPr>
        <w:t>Economic Analysis and Policy</w:t>
      </w:r>
      <w:r w:rsidRPr="0060204F">
        <w:rPr>
          <w:rFonts w:ascii="Arial" w:hAnsi="Arial" w:cs="Arial"/>
          <w:color w:val="222222"/>
          <w:sz w:val="20"/>
          <w:szCs w:val="20"/>
          <w:highlight w:val="yellow"/>
          <w:shd w:val="clear" w:color="auto" w:fill="FFFFFF"/>
        </w:rPr>
        <w:t>.</w:t>
      </w:r>
    </w:p>
    <w:p w14:paraId="75E073D7" w14:textId="77777777" w:rsidR="00807F69" w:rsidRDefault="00A40E3E" w:rsidP="00807F69">
      <w:pPr>
        <w:widowControl w:val="0"/>
        <w:tabs>
          <w:tab w:val="left" w:pos="851"/>
        </w:tabs>
        <w:autoSpaceDE w:val="0"/>
        <w:autoSpaceDN w:val="0"/>
        <w:adjustRightInd w:val="0"/>
        <w:spacing w:after="0" w:line="360" w:lineRule="auto"/>
        <w:contextualSpacing/>
        <w:jc w:val="both"/>
        <w:rPr>
          <w:rFonts w:ascii="Arial" w:hAnsi="Arial" w:cs="Arial"/>
          <w:color w:val="222222"/>
          <w:sz w:val="20"/>
          <w:szCs w:val="20"/>
          <w:shd w:val="clear" w:color="auto" w:fill="FFFFFF"/>
        </w:rPr>
      </w:pPr>
      <w:hyperlink r:id="rId46" w:tgtFrame="_blank" w:tooltip="Постоянная ссылка с использованием цифрового идентификатора объекта" w:history="1">
        <w:r w:rsidRPr="0060204F">
          <w:rPr>
            <w:rStyle w:val="anchor-text"/>
            <w:rFonts w:ascii="Arial" w:hAnsi="Arial" w:cs="Arial"/>
            <w:color w:val="0272B1"/>
            <w:highlight w:val="yellow"/>
          </w:rPr>
          <w:t>https://doi.org/10.1016/j.eap.2026.01.029</w:t>
        </w:r>
      </w:hyperlink>
    </w:p>
    <w:p w14:paraId="3EC8F57E"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3E7EBC50" w14:textId="77777777" w:rsidR="00807F69" w:rsidRPr="008622B7" w:rsidRDefault="00A40E3E"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D61C6A">
        <w:rPr>
          <w:rFonts w:ascii="Times New Roman" w:hAnsi="Times New Roman"/>
          <w:sz w:val="24"/>
          <w:szCs w:val="24"/>
          <w:highlight w:val="yellow"/>
        </w:rPr>
        <w:t xml:space="preserve">Chiu, A., Lan, X., Liu, Z., &amp; Xu, Y. (2023). Causal panel analysis under parallel trends: Lessons from a large reanalysis study. </w:t>
      </w:r>
      <w:r w:rsidRPr="00D61C6A">
        <w:rPr>
          <w:rFonts w:ascii="Times New Roman" w:hAnsi="Times New Roman"/>
          <w:i/>
          <w:iCs/>
          <w:sz w:val="24"/>
          <w:szCs w:val="24"/>
          <w:highlight w:val="yellow"/>
        </w:rPr>
        <w:t>American Political Science Review</w:t>
      </w:r>
      <w:r w:rsidRPr="00D61C6A">
        <w:rPr>
          <w:rFonts w:ascii="Times New Roman" w:hAnsi="Times New Roman"/>
          <w:sz w:val="24"/>
          <w:szCs w:val="24"/>
          <w:highlight w:val="yellow"/>
        </w:rPr>
        <w:t>, 1-22.</w:t>
      </w:r>
      <w:hyperlink r:id="rId47" w:history="1">
        <w:r w:rsidRPr="00D61C6A">
          <w:rPr>
            <w:rStyle w:val="ad"/>
            <w:sz w:val="24"/>
            <w:szCs w:val="24"/>
            <w:highlight w:val="yellow"/>
          </w:rPr>
          <w:t xml:space="preserve"> </w:t>
        </w:r>
        <w:r w:rsidRPr="00D61C6A">
          <w:rPr>
            <w:rFonts w:ascii="Times New Roman" w:hAnsi="Times New Roman"/>
            <w:sz w:val="24"/>
            <w:szCs w:val="24"/>
            <w:highlight w:val="yellow"/>
          </w:rPr>
          <w:t>https://doi.org/10.1017/S0003055425000243</w:t>
        </w:r>
      </w:hyperlink>
      <w:r w:rsidRPr="00D61C6A">
        <w:rPr>
          <w:rFonts w:ascii="Times New Roman" w:hAnsi="Times New Roman"/>
          <w:sz w:val="24"/>
          <w:szCs w:val="24"/>
          <w:highlight w:val="yellow"/>
        </w:rPr>
        <w:t xml:space="preserve"> .</w:t>
      </w:r>
    </w:p>
    <w:p w14:paraId="1F0B253A"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099FE596" w14:textId="77777777" w:rsidR="00807F69" w:rsidRPr="008622B7" w:rsidRDefault="00A40E3E"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6D690E">
        <w:rPr>
          <w:rFonts w:ascii="Times New Roman" w:hAnsi="Times New Roman"/>
          <w:sz w:val="24"/>
          <w:szCs w:val="24"/>
          <w:highlight w:val="yellow"/>
        </w:rPr>
        <w:t xml:space="preserve">Costa, V., Piedrahita, N., Mane, E., Davis, B., &amp; Slavchevska, V. (2026). Global estimates of women’s and men’s employment in agrifood systems from 2000 to 2021. </w:t>
      </w:r>
      <w:r w:rsidRPr="006D690E">
        <w:rPr>
          <w:rFonts w:ascii="Times New Roman" w:hAnsi="Times New Roman"/>
          <w:i/>
          <w:iCs/>
          <w:sz w:val="24"/>
          <w:szCs w:val="24"/>
          <w:highlight w:val="yellow"/>
        </w:rPr>
        <w:t>Global Food Security</w:t>
      </w:r>
      <w:r w:rsidRPr="006D690E">
        <w:rPr>
          <w:rFonts w:ascii="Times New Roman" w:hAnsi="Times New Roman"/>
          <w:sz w:val="24"/>
          <w:szCs w:val="24"/>
          <w:highlight w:val="yellow"/>
        </w:rPr>
        <w:t>,</w:t>
      </w:r>
      <w:r w:rsidRPr="006D690E">
        <w:rPr>
          <w:rFonts w:ascii="Times New Roman" w:hAnsi="Times New Roman"/>
          <w:i/>
          <w:iCs/>
          <w:sz w:val="24"/>
          <w:szCs w:val="24"/>
          <w:highlight w:val="yellow"/>
        </w:rPr>
        <w:t xml:space="preserve"> 48</w:t>
      </w:r>
      <w:r w:rsidRPr="006D690E">
        <w:rPr>
          <w:rFonts w:ascii="Times New Roman" w:hAnsi="Times New Roman"/>
          <w:sz w:val="24"/>
          <w:szCs w:val="24"/>
          <w:highlight w:val="yellow"/>
        </w:rPr>
        <w:t>, 100904.</w:t>
      </w:r>
      <w:hyperlink r:id="rId48" w:tgtFrame="_blank" w:tooltip="Persistent link using digital object identifier" w:history="1">
        <w:r w:rsidRPr="006D690E">
          <w:rPr>
            <w:rStyle w:val="ad"/>
            <w:sz w:val="24"/>
            <w:szCs w:val="24"/>
            <w:highlight w:val="yellow"/>
          </w:rPr>
          <w:t xml:space="preserve"> https://doi.org/10.1016/j.gfs.2026.100904</w:t>
        </w:r>
      </w:hyperlink>
      <w:r w:rsidRPr="006D690E">
        <w:rPr>
          <w:rFonts w:ascii="Times New Roman" w:hAnsi="Times New Roman"/>
          <w:sz w:val="24"/>
          <w:szCs w:val="24"/>
          <w:highlight w:val="yellow"/>
        </w:rPr>
        <w:t xml:space="preserve"> .</w:t>
      </w:r>
    </w:p>
    <w:p w14:paraId="563751DB" w14:textId="77777777" w:rsidR="00807F69" w:rsidRPr="008622B7" w:rsidRDefault="00807F69" w:rsidP="00807F69">
      <w:pPr>
        <w:spacing w:after="0" w:line="360" w:lineRule="auto"/>
        <w:jc w:val="both"/>
        <w:rPr>
          <w:rFonts w:ascii="Times New Roman" w:hAnsi="Times New Roman"/>
          <w:sz w:val="24"/>
          <w:szCs w:val="24"/>
          <w:lang w:val="kk-KZ"/>
        </w:rPr>
      </w:pPr>
    </w:p>
    <w:p w14:paraId="234C1866" w14:textId="77777777" w:rsidR="00807F69" w:rsidRPr="008622B7" w:rsidRDefault="00A40E3E" w:rsidP="00807F69">
      <w:pPr>
        <w:spacing w:after="0" w:line="360" w:lineRule="auto"/>
        <w:jc w:val="both"/>
        <w:rPr>
          <w:rFonts w:ascii="Times New Roman" w:hAnsi="Times New Roman"/>
          <w:sz w:val="24"/>
          <w:szCs w:val="24"/>
          <w:lang w:val="kk-KZ"/>
        </w:rPr>
      </w:pPr>
      <w:r w:rsidRPr="000454A0">
        <w:rPr>
          <w:rFonts w:ascii="Times New Roman" w:hAnsi="Times New Roman"/>
          <w:sz w:val="24"/>
          <w:szCs w:val="24"/>
          <w:highlight w:val="yellow"/>
        </w:rPr>
        <w:t xml:space="preserve">Dabkienė, V. (2025). Gender, women’s barriers and innovation in agriculture: a systemic literature review. </w:t>
      </w:r>
      <w:r w:rsidRPr="000454A0">
        <w:rPr>
          <w:rFonts w:ascii="Times New Roman" w:hAnsi="Times New Roman"/>
          <w:i/>
          <w:iCs/>
          <w:sz w:val="24"/>
          <w:szCs w:val="24"/>
          <w:highlight w:val="yellow"/>
        </w:rPr>
        <w:t>European Countryside, 17</w:t>
      </w:r>
      <w:r w:rsidRPr="000454A0">
        <w:rPr>
          <w:rFonts w:ascii="Times New Roman" w:hAnsi="Times New Roman"/>
          <w:sz w:val="24"/>
          <w:szCs w:val="24"/>
          <w:highlight w:val="yellow"/>
        </w:rPr>
        <w:t>, 1-26.</w:t>
      </w:r>
      <w:hyperlink r:id="rId49" w:tgtFrame="_blank" w:history="1">
        <w:r w:rsidRPr="000454A0">
          <w:rPr>
            <w:rStyle w:val="ad"/>
            <w:sz w:val="24"/>
            <w:szCs w:val="24"/>
            <w:highlight w:val="yellow"/>
          </w:rPr>
          <w:t xml:space="preserve"> https://doi.org/10.2478/euco-2025-0001</w:t>
        </w:r>
      </w:hyperlink>
    </w:p>
    <w:p w14:paraId="3950D2BA" w14:textId="77777777" w:rsidR="00807F69" w:rsidRPr="008622B7" w:rsidRDefault="00807F69" w:rsidP="00807F69">
      <w:pPr>
        <w:spacing w:after="0" w:line="360" w:lineRule="auto"/>
        <w:jc w:val="both"/>
        <w:rPr>
          <w:rFonts w:ascii="Times New Roman" w:hAnsi="Times New Roman"/>
          <w:sz w:val="24"/>
          <w:szCs w:val="24"/>
          <w:lang w:val="kk-KZ"/>
        </w:rPr>
      </w:pPr>
    </w:p>
    <w:p w14:paraId="6CB102F5" w14:textId="77777777" w:rsidR="00807F69" w:rsidRPr="008622B7" w:rsidRDefault="00A40E3E"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6D690E">
        <w:rPr>
          <w:rFonts w:ascii="Times New Roman" w:hAnsi="Times New Roman"/>
          <w:sz w:val="24"/>
          <w:szCs w:val="24"/>
          <w:highlight w:val="yellow"/>
        </w:rPr>
        <w:t xml:space="preserve">Demedeme, G., &amp; Opoku, C. B. (2022). Economic empowerment of rural women: Assessing the effectiveness of the rural enterprise program (REP) in Ghana, West Africa. </w:t>
      </w:r>
      <w:r w:rsidRPr="006D690E">
        <w:rPr>
          <w:rFonts w:ascii="Times New Roman" w:hAnsi="Times New Roman"/>
          <w:i/>
          <w:iCs/>
          <w:sz w:val="24"/>
          <w:szCs w:val="24"/>
          <w:highlight w:val="yellow"/>
        </w:rPr>
        <w:t>Journal of Agricultural Extension and Rural Development</w:t>
      </w:r>
      <w:r w:rsidRPr="006D690E">
        <w:rPr>
          <w:rFonts w:ascii="Times New Roman" w:hAnsi="Times New Roman"/>
          <w:sz w:val="24"/>
          <w:szCs w:val="24"/>
          <w:highlight w:val="yellow"/>
        </w:rPr>
        <w:t>,</w:t>
      </w:r>
      <w:r w:rsidRPr="006D690E">
        <w:rPr>
          <w:rFonts w:ascii="Times New Roman" w:hAnsi="Times New Roman"/>
          <w:i/>
          <w:iCs/>
          <w:sz w:val="24"/>
          <w:szCs w:val="24"/>
          <w:highlight w:val="yellow"/>
        </w:rPr>
        <w:t xml:space="preserve"> 14</w:t>
      </w:r>
      <w:r w:rsidRPr="006D690E">
        <w:rPr>
          <w:rFonts w:ascii="Times New Roman" w:hAnsi="Times New Roman"/>
          <w:sz w:val="24"/>
          <w:szCs w:val="24"/>
          <w:highlight w:val="yellow"/>
        </w:rPr>
        <w:t>(1), 13-23.</w:t>
      </w:r>
      <w:hyperlink r:id="rId50" w:history="1">
        <w:r w:rsidRPr="006D690E">
          <w:rPr>
            <w:rStyle w:val="ad"/>
            <w:sz w:val="24"/>
            <w:szCs w:val="24"/>
            <w:highlight w:val="yellow"/>
          </w:rPr>
          <w:t xml:space="preserve"> </w:t>
        </w:r>
        <w:r w:rsidRPr="006D690E">
          <w:rPr>
            <w:rFonts w:ascii="Times New Roman" w:hAnsi="Times New Roman"/>
            <w:sz w:val="24"/>
            <w:szCs w:val="24"/>
            <w:highlight w:val="yellow"/>
          </w:rPr>
          <w:t>https://doi.org/10.5897/JAERD2021.1287</w:t>
        </w:r>
      </w:hyperlink>
      <w:r w:rsidRPr="006D690E">
        <w:rPr>
          <w:rFonts w:ascii="Times New Roman" w:hAnsi="Times New Roman"/>
          <w:sz w:val="24"/>
          <w:szCs w:val="24"/>
          <w:highlight w:val="yellow"/>
        </w:rPr>
        <w:t xml:space="preserve"> .</w:t>
      </w:r>
    </w:p>
    <w:p w14:paraId="5DCB6597"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5F0543F8" w14:textId="77777777" w:rsidR="00807F69" w:rsidRPr="008622B7" w:rsidRDefault="00A40E3E"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7C52A2">
        <w:rPr>
          <w:rFonts w:ascii="Times New Roman" w:hAnsi="Times New Roman"/>
          <w:sz w:val="24"/>
          <w:szCs w:val="24"/>
          <w:highlight w:val="yellow"/>
        </w:rPr>
        <w:t xml:space="preserve">Diaz-Chavez, R. (2025). Socio-Economic Assessment of the Agriculture Sector and the Bioeconomy in East Africa—A Gender-Focused Approach. </w:t>
      </w:r>
      <w:r w:rsidRPr="007C52A2">
        <w:rPr>
          <w:rFonts w:ascii="Times New Roman" w:hAnsi="Times New Roman"/>
          <w:i/>
          <w:iCs/>
          <w:sz w:val="24"/>
          <w:szCs w:val="24"/>
          <w:highlight w:val="yellow"/>
        </w:rPr>
        <w:t>Agriculture</w:t>
      </w:r>
      <w:r w:rsidRPr="007C52A2">
        <w:rPr>
          <w:rFonts w:ascii="Times New Roman" w:hAnsi="Times New Roman"/>
          <w:sz w:val="24"/>
          <w:szCs w:val="24"/>
          <w:highlight w:val="yellow"/>
        </w:rPr>
        <w:t>,</w:t>
      </w:r>
      <w:r w:rsidRPr="007C52A2">
        <w:rPr>
          <w:rFonts w:ascii="Times New Roman" w:hAnsi="Times New Roman"/>
          <w:i/>
          <w:iCs/>
          <w:sz w:val="24"/>
          <w:szCs w:val="24"/>
          <w:highlight w:val="yellow"/>
        </w:rPr>
        <w:t xml:space="preserve"> 15</w:t>
      </w:r>
      <w:r w:rsidRPr="007C52A2">
        <w:rPr>
          <w:rFonts w:ascii="Times New Roman" w:hAnsi="Times New Roman"/>
          <w:sz w:val="24"/>
          <w:szCs w:val="24"/>
          <w:highlight w:val="yellow"/>
        </w:rPr>
        <w:t>(18), 1933.</w:t>
      </w:r>
      <w:hyperlink r:id="rId51" w:history="1">
        <w:r w:rsidRPr="007C52A2">
          <w:rPr>
            <w:rStyle w:val="ad"/>
            <w:sz w:val="24"/>
            <w:szCs w:val="24"/>
            <w:highlight w:val="yellow"/>
          </w:rPr>
          <w:t xml:space="preserve"> </w:t>
        </w:r>
        <w:r w:rsidRPr="007C52A2">
          <w:rPr>
            <w:rFonts w:ascii="Times New Roman" w:hAnsi="Times New Roman"/>
            <w:sz w:val="24"/>
            <w:szCs w:val="24"/>
            <w:highlight w:val="yellow"/>
          </w:rPr>
          <w:t>https://doi.org/10.3390/agriculture15181933</w:t>
        </w:r>
      </w:hyperlink>
      <w:r w:rsidRPr="007C52A2">
        <w:rPr>
          <w:rFonts w:ascii="Times New Roman" w:hAnsi="Times New Roman"/>
          <w:sz w:val="24"/>
          <w:szCs w:val="24"/>
          <w:highlight w:val="yellow"/>
        </w:rPr>
        <w:t xml:space="preserve"> .</w:t>
      </w:r>
    </w:p>
    <w:p w14:paraId="680D736F" w14:textId="77777777" w:rsidR="00807F69" w:rsidRPr="008622B7" w:rsidRDefault="00807F69" w:rsidP="00807F69">
      <w:pPr>
        <w:spacing w:after="0" w:line="360" w:lineRule="auto"/>
        <w:jc w:val="both"/>
        <w:rPr>
          <w:rFonts w:ascii="Times New Roman" w:hAnsi="Times New Roman"/>
          <w:sz w:val="24"/>
          <w:szCs w:val="24"/>
          <w:lang w:val="kk-KZ"/>
        </w:rPr>
      </w:pPr>
    </w:p>
    <w:p w14:paraId="67124A34" w14:textId="77777777" w:rsidR="00807F69" w:rsidRPr="008622B7" w:rsidRDefault="00A40E3E" w:rsidP="00807F69">
      <w:pPr>
        <w:spacing w:after="0" w:line="360" w:lineRule="auto"/>
        <w:jc w:val="both"/>
        <w:rPr>
          <w:rFonts w:ascii="Times New Roman" w:hAnsi="Times New Roman"/>
          <w:sz w:val="24"/>
          <w:szCs w:val="24"/>
          <w:lang w:val="kk-KZ"/>
        </w:rPr>
      </w:pPr>
      <w:r w:rsidRPr="000454A0">
        <w:rPr>
          <w:rFonts w:ascii="Times New Roman" w:hAnsi="Times New Roman"/>
          <w:sz w:val="24"/>
          <w:szCs w:val="24"/>
          <w:highlight w:val="yellow"/>
        </w:rPr>
        <w:t xml:space="preserve">Doss, C. R. (2025). Gender and agricultural productivity. </w:t>
      </w:r>
      <w:r w:rsidRPr="000454A0">
        <w:rPr>
          <w:rFonts w:ascii="Times New Roman" w:hAnsi="Times New Roman"/>
          <w:i/>
          <w:iCs/>
          <w:sz w:val="24"/>
          <w:szCs w:val="24"/>
          <w:highlight w:val="yellow"/>
        </w:rPr>
        <w:t>Annual Review of Resource Economics, 17</w:t>
      </w:r>
      <w:r w:rsidRPr="000454A0">
        <w:rPr>
          <w:rFonts w:ascii="Times New Roman" w:hAnsi="Times New Roman"/>
          <w:sz w:val="24"/>
          <w:szCs w:val="24"/>
          <w:highlight w:val="yellow"/>
        </w:rPr>
        <w:t>, 21-39.</w:t>
      </w:r>
      <w:hyperlink r:id="rId52" w:history="1">
        <w:r w:rsidRPr="000454A0">
          <w:rPr>
            <w:rStyle w:val="ad"/>
            <w:sz w:val="24"/>
            <w:szCs w:val="24"/>
            <w:highlight w:val="yellow"/>
          </w:rPr>
          <w:t xml:space="preserve"> https://doi.org/10.1146/annurev-resource-112923-094322</w:t>
        </w:r>
      </w:hyperlink>
      <w:r w:rsidRPr="008622B7">
        <w:rPr>
          <w:rFonts w:ascii="Times New Roman" w:hAnsi="Times New Roman"/>
          <w:sz w:val="24"/>
          <w:szCs w:val="24"/>
        </w:rPr>
        <w:t xml:space="preserve"> </w:t>
      </w:r>
    </w:p>
    <w:p w14:paraId="43B5A7C6" w14:textId="77777777" w:rsidR="00807F69" w:rsidRDefault="00807F69" w:rsidP="00807F69">
      <w:pPr>
        <w:spacing w:after="0" w:line="360" w:lineRule="auto"/>
        <w:jc w:val="both"/>
        <w:rPr>
          <w:rFonts w:ascii="Arial" w:hAnsi="Arial" w:cs="Arial"/>
          <w:color w:val="222222"/>
          <w:sz w:val="20"/>
          <w:szCs w:val="20"/>
          <w:shd w:val="clear" w:color="auto" w:fill="FFFFFF"/>
        </w:rPr>
      </w:pPr>
    </w:p>
    <w:p w14:paraId="2AF22C93" w14:textId="77777777" w:rsidR="00807F69" w:rsidRPr="00704CD1" w:rsidRDefault="00A40E3E" w:rsidP="00807F69">
      <w:pPr>
        <w:spacing w:after="0" w:line="360" w:lineRule="auto"/>
        <w:jc w:val="both"/>
        <w:rPr>
          <w:rFonts w:ascii="Times New Roman" w:hAnsi="Times New Roman"/>
          <w:color w:val="222222"/>
          <w:sz w:val="24"/>
          <w:szCs w:val="24"/>
          <w:highlight w:val="yellow"/>
          <w:shd w:val="clear" w:color="auto" w:fill="FFFFFF"/>
        </w:rPr>
      </w:pPr>
      <w:r w:rsidRPr="00704CD1">
        <w:rPr>
          <w:rFonts w:ascii="Times New Roman" w:hAnsi="Times New Roman"/>
          <w:color w:val="222222"/>
          <w:sz w:val="24"/>
          <w:szCs w:val="24"/>
          <w:highlight w:val="yellow"/>
          <w:shd w:val="clear" w:color="auto" w:fill="FFFFFF"/>
        </w:rPr>
        <w:t xml:space="preserve">Emir, F., Udemba, E. N., Khan, N. U., &amp; Hussain, S. (2024). Interactions among technological innovation, foreign direct investment, and agriculture: A symmetric and asymmetric study of inclusive sustainable development. </w:t>
      </w:r>
      <w:r w:rsidRPr="00704CD1">
        <w:rPr>
          <w:rFonts w:ascii="Times New Roman" w:hAnsi="Times New Roman"/>
          <w:i/>
          <w:iCs/>
          <w:color w:val="222222"/>
          <w:sz w:val="24"/>
          <w:szCs w:val="24"/>
          <w:highlight w:val="yellow"/>
          <w:shd w:val="clear" w:color="auto" w:fill="FFFFFF"/>
        </w:rPr>
        <w:t>Energy &amp; Environment</w:t>
      </w:r>
      <w:r w:rsidRPr="00704CD1">
        <w:rPr>
          <w:rFonts w:ascii="Times New Roman" w:hAnsi="Times New Roman"/>
          <w:color w:val="222222"/>
          <w:sz w:val="24"/>
          <w:szCs w:val="24"/>
          <w:highlight w:val="yellow"/>
          <w:shd w:val="clear" w:color="auto" w:fill="FFFFFF"/>
        </w:rPr>
        <w:t>,</w:t>
      </w:r>
      <w:r w:rsidRPr="00704CD1">
        <w:rPr>
          <w:rFonts w:ascii="Times New Roman" w:hAnsi="Times New Roman"/>
          <w:i/>
          <w:iCs/>
          <w:color w:val="222222"/>
          <w:sz w:val="24"/>
          <w:szCs w:val="24"/>
          <w:highlight w:val="yellow"/>
          <w:shd w:val="clear" w:color="auto" w:fill="FFFFFF"/>
        </w:rPr>
        <w:t xml:space="preserve"> 35</w:t>
      </w:r>
      <w:r w:rsidRPr="00704CD1">
        <w:rPr>
          <w:rFonts w:ascii="Times New Roman" w:hAnsi="Times New Roman"/>
          <w:color w:val="222222"/>
          <w:sz w:val="24"/>
          <w:szCs w:val="24"/>
          <w:highlight w:val="yellow"/>
          <w:shd w:val="clear" w:color="auto" w:fill="FFFFFF"/>
        </w:rPr>
        <w:t>(2), 1031-1049.</w:t>
      </w:r>
    </w:p>
    <w:p w14:paraId="27A4CE7B" w14:textId="77777777" w:rsidR="00807F69" w:rsidRPr="00262520" w:rsidRDefault="00A40E3E" w:rsidP="00807F69">
      <w:pPr>
        <w:spacing w:after="0" w:line="360" w:lineRule="auto"/>
        <w:jc w:val="both"/>
        <w:rPr>
          <w:rFonts w:ascii="Times New Roman" w:hAnsi="Times New Roman"/>
          <w:sz w:val="24"/>
          <w:szCs w:val="24"/>
          <w:lang w:val="kk-KZ"/>
        </w:rPr>
      </w:pPr>
      <w:hyperlink r:id="rId53" w:history="1">
        <w:r w:rsidRPr="00704CD1">
          <w:rPr>
            <w:rStyle w:val="ad"/>
            <w:color w:val="1554B2"/>
            <w:sz w:val="24"/>
            <w:szCs w:val="24"/>
            <w:highlight w:val="yellow"/>
            <w:shd w:val="clear" w:color="auto" w:fill="FFFFFF"/>
          </w:rPr>
          <w:t>https://doi.org/10.1177/0958305X221137564</w:t>
        </w:r>
      </w:hyperlink>
    </w:p>
    <w:p w14:paraId="78921EAB" w14:textId="77777777" w:rsidR="00807F69" w:rsidRPr="008622B7" w:rsidRDefault="00807F69" w:rsidP="00807F69">
      <w:pPr>
        <w:spacing w:after="0" w:line="360" w:lineRule="auto"/>
        <w:jc w:val="both"/>
        <w:rPr>
          <w:rFonts w:ascii="Times New Roman" w:hAnsi="Times New Roman"/>
          <w:sz w:val="24"/>
          <w:szCs w:val="24"/>
          <w:lang w:val="kk-KZ"/>
        </w:rPr>
      </w:pPr>
    </w:p>
    <w:p w14:paraId="18AF8C18" w14:textId="77777777" w:rsidR="00807F69" w:rsidRPr="008622B7" w:rsidRDefault="00A40E3E" w:rsidP="00807F69">
      <w:pPr>
        <w:spacing w:after="0" w:line="360" w:lineRule="auto"/>
        <w:jc w:val="both"/>
        <w:rPr>
          <w:rFonts w:ascii="Times New Roman" w:hAnsi="Times New Roman"/>
          <w:sz w:val="24"/>
          <w:szCs w:val="24"/>
          <w:lang w:val="kk-KZ"/>
        </w:rPr>
      </w:pPr>
      <w:r w:rsidRPr="000454A0">
        <w:rPr>
          <w:rFonts w:ascii="Times New Roman" w:hAnsi="Times New Roman"/>
          <w:sz w:val="24"/>
          <w:szCs w:val="24"/>
          <w:highlight w:val="yellow"/>
        </w:rPr>
        <w:t xml:space="preserve">Gartaula, H. N., Atreya, K., Sapkota, A., Mukhopadhyay, P., Chadha, D., &amp; Puskur, R. (2025). A systematic review of agricultural projects’ contributions to women’s empowerment. </w:t>
      </w:r>
      <w:r w:rsidRPr="000454A0">
        <w:rPr>
          <w:rFonts w:ascii="Times New Roman" w:hAnsi="Times New Roman"/>
          <w:i/>
          <w:iCs/>
          <w:sz w:val="24"/>
          <w:szCs w:val="24"/>
          <w:highlight w:val="yellow"/>
        </w:rPr>
        <w:t>npj Sustainable Agriculture, 3</w:t>
      </w:r>
      <w:r w:rsidRPr="000454A0">
        <w:rPr>
          <w:rFonts w:ascii="Times New Roman" w:hAnsi="Times New Roman"/>
          <w:sz w:val="24"/>
          <w:szCs w:val="24"/>
          <w:highlight w:val="yellow"/>
        </w:rPr>
        <w:t>, 22.</w:t>
      </w:r>
      <w:hyperlink r:id="rId54" w:history="1">
        <w:r w:rsidRPr="000454A0">
          <w:rPr>
            <w:rStyle w:val="ad"/>
            <w:sz w:val="24"/>
            <w:szCs w:val="24"/>
            <w:highlight w:val="yellow"/>
          </w:rPr>
          <w:t xml:space="preserve"> https://doi.org/10.1038/s44264-025-00061-5</w:t>
        </w:r>
      </w:hyperlink>
    </w:p>
    <w:p w14:paraId="219E45DE" w14:textId="77777777" w:rsidR="00807F69" w:rsidRDefault="00807F69" w:rsidP="00807F69">
      <w:pPr>
        <w:spacing w:after="0" w:line="360" w:lineRule="auto"/>
        <w:jc w:val="both"/>
        <w:rPr>
          <w:rFonts w:ascii="Arial" w:hAnsi="Arial" w:cs="Arial"/>
          <w:color w:val="222222"/>
          <w:sz w:val="20"/>
          <w:szCs w:val="20"/>
          <w:shd w:val="clear" w:color="auto" w:fill="FFFFFF"/>
        </w:rPr>
      </w:pPr>
    </w:p>
    <w:p w14:paraId="4FEB249F" w14:textId="77777777" w:rsidR="00807F69" w:rsidRPr="00505E03" w:rsidRDefault="00A40E3E" w:rsidP="00807F69">
      <w:pPr>
        <w:spacing w:after="0" w:line="360" w:lineRule="auto"/>
        <w:jc w:val="both"/>
        <w:rPr>
          <w:rFonts w:ascii="Arial" w:hAnsi="Arial" w:cs="Arial"/>
          <w:color w:val="222222"/>
          <w:sz w:val="20"/>
          <w:szCs w:val="20"/>
          <w:highlight w:val="yellow"/>
          <w:shd w:val="clear" w:color="auto" w:fill="FFFFFF"/>
        </w:rPr>
      </w:pPr>
      <w:r w:rsidRPr="00505E03">
        <w:rPr>
          <w:rFonts w:ascii="Arial" w:hAnsi="Arial" w:cs="Arial"/>
          <w:color w:val="222222"/>
          <w:sz w:val="20"/>
          <w:szCs w:val="20"/>
          <w:highlight w:val="yellow"/>
          <w:shd w:val="clear" w:color="auto" w:fill="FFFFFF"/>
        </w:rPr>
        <w:t>Fenet Belayand, F. B., &amp; Alemayehu Oljira, A. O. (2019). Review on gendered perspective of household's participation in agricultural activities in Ethiopia.</w:t>
      </w:r>
    </w:p>
    <w:p w14:paraId="0AE8D2D6" w14:textId="77777777" w:rsidR="00807F69" w:rsidRDefault="00A40E3E" w:rsidP="00807F69">
      <w:pPr>
        <w:spacing w:after="0" w:line="360" w:lineRule="auto"/>
        <w:jc w:val="both"/>
        <w:rPr>
          <w:rFonts w:ascii="Times New Roman" w:hAnsi="Times New Roman"/>
          <w:sz w:val="24"/>
          <w:szCs w:val="24"/>
          <w:lang w:val="kk-KZ"/>
        </w:rPr>
      </w:pPr>
      <w:r w:rsidRPr="00505E03">
        <w:rPr>
          <w:rStyle w:val="heading"/>
          <w:rFonts w:ascii="Arial" w:hAnsi="Arial" w:cs="Arial"/>
          <w:b/>
          <w:bCs/>
          <w:color w:val="000000"/>
          <w:sz w:val="21"/>
          <w:szCs w:val="21"/>
          <w:highlight w:val="yellow"/>
          <w:shd w:val="clear" w:color="auto" w:fill="FFFFFF"/>
        </w:rPr>
        <w:t>DOI</w:t>
      </w:r>
      <w:r w:rsidRPr="00505E03">
        <w:rPr>
          <w:rFonts w:ascii="Arial" w:hAnsi="Arial" w:cs="Arial"/>
          <w:b/>
          <w:bCs/>
          <w:color w:val="737373"/>
          <w:sz w:val="21"/>
          <w:szCs w:val="21"/>
          <w:highlight w:val="yellow"/>
          <w:shd w:val="clear" w:color="auto" w:fill="FFFFFF"/>
        </w:rPr>
        <w:t>:</w:t>
      </w:r>
      <w:hyperlink r:id="rId55" w:tgtFrame="_blank" w:history="1">
        <w:r w:rsidRPr="00505E03">
          <w:rPr>
            <w:rStyle w:val="ad"/>
            <w:rFonts w:ascii="Arial" w:hAnsi="Arial" w:cs="Arial"/>
            <w:b/>
            <w:bCs/>
            <w:color w:val="155BC3"/>
            <w:sz w:val="21"/>
            <w:szCs w:val="21"/>
            <w:highlight w:val="yellow"/>
            <w:shd w:val="clear" w:color="auto" w:fill="FFFFFF"/>
          </w:rPr>
          <w:t xml:space="preserve"> 10.5897/jaerd2018.0985</w:t>
        </w:r>
      </w:hyperlink>
    </w:p>
    <w:p w14:paraId="20ED24E0" w14:textId="77777777" w:rsidR="00807F69" w:rsidRDefault="00807F69" w:rsidP="00807F69">
      <w:pPr>
        <w:spacing w:after="0" w:line="360" w:lineRule="auto"/>
        <w:jc w:val="both"/>
        <w:rPr>
          <w:rFonts w:ascii="Arial" w:hAnsi="Arial" w:cs="Arial"/>
          <w:color w:val="222222"/>
          <w:sz w:val="20"/>
          <w:szCs w:val="20"/>
          <w:highlight w:val="yellow"/>
          <w:shd w:val="clear" w:color="auto" w:fill="FFFFFF"/>
        </w:rPr>
      </w:pPr>
    </w:p>
    <w:p w14:paraId="44AC63A4" w14:textId="77777777" w:rsidR="00807F69" w:rsidRDefault="00807F69" w:rsidP="00807F69">
      <w:pPr>
        <w:spacing w:after="0" w:line="360" w:lineRule="auto"/>
        <w:jc w:val="both"/>
        <w:rPr>
          <w:rFonts w:ascii="Arial" w:hAnsi="Arial" w:cs="Arial"/>
          <w:color w:val="222222"/>
          <w:sz w:val="20"/>
          <w:szCs w:val="20"/>
          <w:highlight w:val="yellow"/>
          <w:shd w:val="clear" w:color="auto" w:fill="FFFFFF"/>
        </w:rPr>
      </w:pPr>
    </w:p>
    <w:p w14:paraId="2477623F" w14:textId="77777777" w:rsidR="00807F69" w:rsidRPr="00262D88" w:rsidRDefault="00A40E3E" w:rsidP="00807F69">
      <w:pPr>
        <w:spacing w:after="0" w:line="360" w:lineRule="auto"/>
        <w:jc w:val="both"/>
        <w:rPr>
          <w:rFonts w:ascii="Arial" w:hAnsi="Arial" w:cs="Arial"/>
          <w:color w:val="222222"/>
          <w:sz w:val="20"/>
          <w:szCs w:val="20"/>
          <w:highlight w:val="yellow"/>
          <w:shd w:val="clear" w:color="auto" w:fill="FFFFFF"/>
        </w:rPr>
      </w:pPr>
      <w:r w:rsidRPr="00262D88">
        <w:rPr>
          <w:rFonts w:ascii="Arial" w:hAnsi="Arial" w:cs="Arial"/>
          <w:color w:val="222222"/>
          <w:sz w:val="20"/>
          <w:szCs w:val="20"/>
          <w:highlight w:val="yellow"/>
          <w:shd w:val="clear" w:color="auto" w:fill="FFFFFF"/>
        </w:rPr>
        <w:t xml:space="preserve">Fertő, I., &amp; Bojnec, Š. (2024). Empowering women in sustainable agriculture. </w:t>
      </w:r>
      <w:r w:rsidRPr="00262D88">
        <w:rPr>
          <w:rFonts w:ascii="Arial" w:hAnsi="Arial" w:cs="Arial"/>
          <w:i/>
          <w:iCs/>
          <w:color w:val="222222"/>
          <w:sz w:val="20"/>
          <w:szCs w:val="20"/>
          <w:highlight w:val="yellow"/>
          <w:shd w:val="clear" w:color="auto" w:fill="FFFFFF"/>
        </w:rPr>
        <w:t>Scientific Reports</w:t>
      </w:r>
      <w:r w:rsidRPr="00262D88">
        <w:rPr>
          <w:rFonts w:ascii="Arial" w:hAnsi="Arial" w:cs="Arial"/>
          <w:color w:val="222222"/>
          <w:sz w:val="20"/>
          <w:szCs w:val="20"/>
          <w:highlight w:val="yellow"/>
          <w:shd w:val="clear" w:color="auto" w:fill="FFFFFF"/>
        </w:rPr>
        <w:t>,</w:t>
      </w:r>
      <w:r w:rsidRPr="00262D88">
        <w:rPr>
          <w:rFonts w:ascii="Arial" w:hAnsi="Arial" w:cs="Arial"/>
          <w:i/>
          <w:iCs/>
          <w:color w:val="222222"/>
          <w:sz w:val="20"/>
          <w:szCs w:val="20"/>
          <w:highlight w:val="yellow"/>
          <w:shd w:val="clear" w:color="auto" w:fill="FFFFFF"/>
        </w:rPr>
        <w:t xml:space="preserve"> 14</w:t>
      </w:r>
      <w:r w:rsidRPr="00262D88">
        <w:rPr>
          <w:rFonts w:ascii="Arial" w:hAnsi="Arial" w:cs="Arial"/>
          <w:color w:val="222222"/>
          <w:sz w:val="20"/>
          <w:szCs w:val="20"/>
          <w:highlight w:val="yellow"/>
          <w:shd w:val="clear" w:color="auto" w:fill="FFFFFF"/>
        </w:rPr>
        <w:t>(1), 7110.</w:t>
      </w:r>
    </w:p>
    <w:p w14:paraId="1300D24C" w14:textId="77777777" w:rsidR="00807F69" w:rsidRDefault="00A40E3E" w:rsidP="00807F69">
      <w:pPr>
        <w:spacing w:after="0" w:line="360" w:lineRule="auto"/>
        <w:jc w:val="both"/>
        <w:rPr>
          <w:rFonts w:ascii="Times New Roman" w:hAnsi="Times New Roman"/>
          <w:sz w:val="24"/>
          <w:szCs w:val="24"/>
          <w:lang w:val="kk-KZ"/>
        </w:rPr>
      </w:pPr>
      <w:r w:rsidRPr="00262D88">
        <w:rPr>
          <w:rFonts w:ascii="Segoe UI" w:hAnsi="Segoe UI" w:cs="Segoe UI"/>
          <w:color w:val="222222"/>
          <w:highlight w:val="yellow"/>
          <w:shd w:val="clear" w:color="auto" w:fill="FFFFFF"/>
        </w:rPr>
        <w:t>https://doi.org/10.1038/s41598-024-57933-y</w:t>
      </w:r>
    </w:p>
    <w:p w14:paraId="2190650F" w14:textId="77777777" w:rsidR="00807F69" w:rsidRPr="008622B7" w:rsidRDefault="00807F69" w:rsidP="00807F69">
      <w:pPr>
        <w:spacing w:after="0" w:line="360" w:lineRule="auto"/>
        <w:jc w:val="both"/>
        <w:rPr>
          <w:rFonts w:ascii="Times New Roman" w:hAnsi="Times New Roman"/>
          <w:sz w:val="24"/>
          <w:szCs w:val="24"/>
          <w:lang w:val="kk-KZ"/>
        </w:rPr>
      </w:pPr>
    </w:p>
    <w:p w14:paraId="3B81B3CF" w14:textId="77777777" w:rsidR="00807F69" w:rsidRPr="008622B7" w:rsidRDefault="00A40E3E" w:rsidP="00807F69">
      <w:pPr>
        <w:spacing w:after="0" w:line="360" w:lineRule="auto"/>
        <w:jc w:val="both"/>
        <w:rPr>
          <w:rFonts w:ascii="Times New Roman" w:hAnsi="Times New Roman"/>
          <w:sz w:val="24"/>
          <w:szCs w:val="24"/>
          <w:lang w:val="kk-KZ"/>
        </w:rPr>
      </w:pPr>
      <w:r w:rsidRPr="00D522C4">
        <w:rPr>
          <w:rFonts w:ascii="Times New Roman" w:hAnsi="Times New Roman"/>
          <w:sz w:val="24"/>
          <w:szCs w:val="24"/>
          <w:highlight w:val="yellow"/>
        </w:rPr>
        <w:t xml:space="preserve">Ge, Y., Fan, L., Li, Y., Guo, J., &amp; Niu, H. (2023). Gender differences in smallholder farmers’ adoption of crop diversification: Evidence from Shaanxi Plain, China. </w:t>
      </w:r>
      <w:r w:rsidRPr="00D522C4">
        <w:rPr>
          <w:rFonts w:ascii="Times New Roman" w:hAnsi="Times New Roman"/>
          <w:i/>
          <w:iCs/>
          <w:sz w:val="24"/>
          <w:szCs w:val="24"/>
          <w:highlight w:val="yellow"/>
        </w:rPr>
        <w:t>Climate Risk Management, 39</w:t>
      </w:r>
      <w:r w:rsidRPr="00D522C4">
        <w:rPr>
          <w:rFonts w:ascii="Times New Roman" w:hAnsi="Times New Roman"/>
          <w:sz w:val="24"/>
          <w:szCs w:val="24"/>
          <w:highlight w:val="yellow"/>
        </w:rPr>
        <w:t>, 100482.</w:t>
      </w:r>
      <w:hyperlink r:id="rId56" w:tgtFrame="_blank" w:tooltip="Persistent link using digital object identifier" w:history="1">
        <w:r w:rsidRPr="00D522C4">
          <w:rPr>
            <w:rStyle w:val="ad"/>
            <w:sz w:val="24"/>
            <w:szCs w:val="24"/>
            <w:highlight w:val="yellow"/>
          </w:rPr>
          <w:t xml:space="preserve"> https://doi.org/10.1016/j.crm.2023.100482</w:t>
        </w:r>
      </w:hyperlink>
    </w:p>
    <w:p w14:paraId="79DBF159" w14:textId="77777777" w:rsidR="00807F69" w:rsidRPr="008622B7" w:rsidRDefault="00807F69" w:rsidP="00807F69">
      <w:pPr>
        <w:spacing w:after="0" w:line="360" w:lineRule="auto"/>
        <w:jc w:val="both"/>
        <w:rPr>
          <w:rFonts w:ascii="Times New Roman" w:hAnsi="Times New Roman"/>
          <w:sz w:val="24"/>
          <w:szCs w:val="24"/>
          <w:lang w:val="kk-KZ"/>
        </w:rPr>
      </w:pPr>
    </w:p>
    <w:p w14:paraId="05C6EBC8" w14:textId="77777777" w:rsidR="00807F69" w:rsidRDefault="00A40E3E" w:rsidP="00807F69">
      <w:pPr>
        <w:spacing w:after="0" w:line="360" w:lineRule="auto"/>
        <w:jc w:val="both"/>
        <w:rPr>
          <w:rStyle w:val="ad"/>
          <w:sz w:val="24"/>
          <w:szCs w:val="24"/>
          <w:lang w:val="kk-KZ"/>
        </w:rPr>
      </w:pPr>
      <w:r w:rsidRPr="00D61C6A">
        <w:rPr>
          <w:rFonts w:ascii="Times New Roman" w:hAnsi="Times New Roman"/>
          <w:sz w:val="24"/>
          <w:szCs w:val="24"/>
          <w:highlight w:val="yellow"/>
        </w:rPr>
        <w:t xml:space="preserve">George C. Schoneveld &amp; Xiaoxue Weng (2023). </w:t>
      </w:r>
      <w:r w:rsidRPr="00D61C6A">
        <w:rPr>
          <w:rFonts w:ascii="Times New Roman" w:hAnsi="Times New Roman"/>
          <w:i/>
          <w:iCs/>
          <w:sz w:val="24"/>
          <w:szCs w:val="24"/>
          <w:highlight w:val="yellow"/>
        </w:rPr>
        <w:t>Smallholder value creation in agrifood chains: Value network approach</w:t>
      </w:r>
      <w:r w:rsidRPr="00D61C6A">
        <w:rPr>
          <w:rFonts w:ascii="Times New Roman" w:hAnsi="Times New Roman"/>
          <w:sz w:val="24"/>
          <w:szCs w:val="24"/>
          <w:highlight w:val="yellow"/>
        </w:rPr>
        <w:t xml:space="preserve">. </w:t>
      </w:r>
      <w:r w:rsidRPr="00D61C6A">
        <w:rPr>
          <w:rFonts w:ascii="Times New Roman" w:hAnsi="Times New Roman"/>
          <w:i/>
          <w:iCs/>
          <w:sz w:val="24"/>
          <w:szCs w:val="24"/>
          <w:highlight w:val="yellow"/>
        </w:rPr>
        <w:t>Land Use Policy</w:t>
      </w:r>
      <w:r w:rsidRPr="00D61C6A">
        <w:rPr>
          <w:rFonts w:ascii="Times New Roman" w:hAnsi="Times New Roman"/>
          <w:sz w:val="24"/>
          <w:szCs w:val="24"/>
          <w:highlight w:val="yellow"/>
        </w:rPr>
        <w:t>, 131, Article 106676.</w:t>
      </w:r>
      <w:hyperlink r:id="rId57" w:tgtFrame="_blank" w:tooltip="Persistent link using digital object identifier" w:history="1">
        <w:r w:rsidRPr="00D61C6A">
          <w:rPr>
            <w:rStyle w:val="ad"/>
            <w:sz w:val="24"/>
            <w:szCs w:val="24"/>
            <w:highlight w:val="yellow"/>
          </w:rPr>
          <w:t xml:space="preserve"> https://doi.org/10.1016/j.landusepol.2023.106676</w:t>
        </w:r>
      </w:hyperlink>
    </w:p>
    <w:p w14:paraId="3B50024B" w14:textId="77777777" w:rsidR="00807F69" w:rsidRDefault="00807F69" w:rsidP="00807F69">
      <w:pPr>
        <w:spacing w:after="0" w:line="360" w:lineRule="auto"/>
        <w:jc w:val="both"/>
        <w:rPr>
          <w:rFonts w:ascii="Arial" w:hAnsi="Arial" w:cs="Arial"/>
          <w:color w:val="222222"/>
          <w:sz w:val="20"/>
          <w:szCs w:val="20"/>
          <w:shd w:val="clear" w:color="auto" w:fill="FFFFFF"/>
        </w:rPr>
      </w:pPr>
    </w:p>
    <w:p w14:paraId="0774B84A" w14:textId="77777777" w:rsidR="00807F69" w:rsidRDefault="00A40E3E" w:rsidP="00807F69">
      <w:pPr>
        <w:spacing w:after="0" w:line="360" w:lineRule="auto"/>
        <w:jc w:val="both"/>
        <w:rPr>
          <w:rFonts w:ascii="Arial" w:hAnsi="Arial" w:cs="Arial"/>
          <w:color w:val="222222"/>
          <w:sz w:val="20"/>
          <w:szCs w:val="20"/>
          <w:shd w:val="clear" w:color="auto" w:fill="FFFFFF"/>
        </w:rPr>
      </w:pPr>
      <w:r w:rsidRPr="00DE730F">
        <w:rPr>
          <w:rFonts w:ascii="Arial" w:hAnsi="Arial" w:cs="Arial"/>
          <w:color w:val="222222"/>
          <w:sz w:val="20"/>
          <w:szCs w:val="20"/>
          <w:highlight w:val="yellow"/>
          <w:shd w:val="clear" w:color="auto" w:fill="FFFFFF"/>
        </w:rPr>
        <w:t xml:space="preserve">German, L. A., Bonanno, A. M., Foster, L. C., &amp; Cotula, L. (2020). “Inclusive business” in agriculture: Evidence from the evolution of agricultural value chains. </w:t>
      </w:r>
      <w:r w:rsidRPr="00DE730F">
        <w:rPr>
          <w:rFonts w:ascii="Arial" w:hAnsi="Arial" w:cs="Arial"/>
          <w:i/>
          <w:iCs/>
          <w:color w:val="222222"/>
          <w:sz w:val="20"/>
          <w:szCs w:val="20"/>
          <w:highlight w:val="yellow"/>
          <w:shd w:val="clear" w:color="auto" w:fill="FFFFFF"/>
        </w:rPr>
        <w:t>World Development</w:t>
      </w:r>
      <w:r w:rsidRPr="00DE730F">
        <w:rPr>
          <w:rFonts w:ascii="Arial" w:hAnsi="Arial" w:cs="Arial"/>
          <w:color w:val="222222"/>
          <w:sz w:val="20"/>
          <w:szCs w:val="20"/>
          <w:highlight w:val="yellow"/>
          <w:shd w:val="clear" w:color="auto" w:fill="FFFFFF"/>
        </w:rPr>
        <w:t>,</w:t>
      </w:r>
      <w:r w:rsidRPr="00DE730F">
        <w:rPr>
          <w:rFonts w:ascii="Arial" w:hAnsi="Arial" w:cs="Arial"/>
          <w:i/>
          <w:iCs/>
          <w:color w:val="222222"/>
          <w:sz w:val="20"/>
          <w:szCs w:val="20"/>
          <w:highlight w:val="yellow"/>
          <w:shd w:val="clear" w:color="auto" w:fill="FFFFFF"/>
        </w:rPr>
        <w:t xml:space="preserve"> 134</w:t>
      </w:r>
      <w:r w:rsidRPr="00DE730F">
        <w:rPr>
          <w:rFonts w:ascii="Arial" w:hAnsi="Arial" w:cs="Arial"/>
          <w:color w:val="222222"/>
          <w:sz w:val="20"/>
          <w:szCs w:val="20"/>
          <w:highlight w:val="yellow"/>
          <w:shd w:val="clear" w:color="auto" w:fill="FFFFFF"/>
        </w:rPr>
        <w:t>, 105018.</w:t>
      </w:r>
    </w:p>
    <w:p w14:paraId="23CE9579" w14:textId="77777777" w:rsidR="00807F69" w:rsidRPr="00DE730F" w:rsidRDefault="00A40E3E" w:rsidP="00807F69">
      <w:hyperlink r:id="rId58" w:tgtFrame="_blank" w:tooltip="Постоянная ссылка с использованием цифрового идентификатора объекта" w:history="1">
        <w:r w:rsidRPr="00DE730F">
          <w:rPr>
            <w:rStyle w:val="ad"/>
            <w:highlight w:val="yellow"/>
          </w:rPr>
          <w:t>https://doi.org/10.1016/j.worlddev.2020.105018</w:t>
        </w:r>
      </w:hyperlink>
    </w:p>
    <w:p w14:paraId="47490B56" w14:textId="77777777" w:rsidR="00807F69" w:rsidRPr="008622B7" w:rsidRDefault="00807F69" w:rsidP="00807F69">
      <w:pPr>
        <w:spacing w:after="0" w:line="360" w:lineRule="auto"/>
        <w:jc w:val="both"/>
        <w:rPr>
          <w:rFonts w:ascii="Times New Roman" w:hAnsi="Times New Roman"/>
          <w:sz w:val="24"/>
          <w:szCs w:val="24"/>
          <w:lang w:val="kk-KZ"/>
        </w:rPr>
      </w:pPr>
    </w:p>
    <w:p w14:paraId="5844CDEA" w14:textId="77777777" w:rsidR="00807F69" w:rsidRPr="008622B7" w:rsidRDefault="00A40E3E"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r w:rsidRPr="006D690E">
        <w:rPr>
          <w:rFonts w:ascii="Times New Roman" w:hAnsi="Times New Roman"/>
          <w:color w:val="222222"/>
          <w:sz w:val="24"/>
          <w:szCs w:val="24"/>
          <w:highlight w:val="yellow"/>
          <w:shd w:val="clear" w:color="auto" w:fill="FFFFFF"/>
        </w:rPr>
        <w:t xml:space="preserve">Ghosh, S., &amp; Neogi, C. (2018). Access to finance, entrepreneurship, and empowerment: A case study. In </w:t>
      </w:r>
      <w:r w:rsidRPr="006D690E">
        <w:rPr>
          <w:rFonts w:ascii="Times New Roman" w:hAnsi="Times New Roman"/>
          <w:i/>
          <w:iCs/>
          <w:color w:val="222222"/>
          <w:sz w:val="24"/>
          <w:szCs w:val="24"/>
          <w:highlight w:val="yellow"/>
          <w:shd w:val="clear" w:color="auto" w:fill="FFFFFF"/>
        </w:rPr>
        <w:t xml:space="preserve">Women's entrepreneurship and microfinance </w:t>
      </w:r>
      <w:r w:rsidRPr="006D690E">
        <w:rPr>
          <w:rFonts w:ascii="Times New Roman" w:hAnsi="Times New Roman"/>
          <w:color w:val="222222"/>
          <w:sz w:val="24"/>
          <w:szCs w:val="24"/>
          <w:highlight w:val="yellow"/>
          <w:shd w:val="clear" w:color="auto" w:fill="FFFFFF"/>
        </w:rPr>
        <w:t>(pp. 173-189). Springer Singapore.</w:t>
      </w:r>
      <w:hyperlink r:id="rId59" w:history="1">
        <w:r w:rsidRPr="006D690E">
          <w:rPr>
            <w:rStyle w:val="ad"/>
            <w:sz w:val="24"/>
            <w:szCs w:val="24"/>
            <w:highlight w:val="yellow"/>
          </w:rPr>
          <w:t xml:space="preserve"> </w:t>
        </w:r>
        <w:r w:rsidRPr="008622B7">
          <w:rPr>
            <w:rFonts w:ascii="Times New Roman" w:hAnsi="Times New Roman"/>
            <w:sz w:val="24"/>
            <w:szCs w:val="24"/>
          </w:rPr>
          <w:t>https://doi.org/10.1007/978-981-10-4268-3_10</w:t>
        </w:r>
      </w:hyperlink>
      <w:r w:rsidRPr="008622B7">
        <w:rPr>
          <w:rFonts w:ascii="Times New Roman" w:hAnsi="Times New Roman"/>
          <w:sz w:val="24"/>
          <w:szCs w:val="24"/>
        </w:rPr>
        <w:t xml:space="preserve"> </w:t>
      </w:r>
    </w:p>
    <w:p w14:paraId="629C6485" w14:textId="77777777" w:rsidR="00807F69" w:rsidRPr="008622B7" w:rsidRDefault="00807F69" w:rsidP="00807F69">
      <w:pPr>
        <w:spacing w:after="0" w:line="360" w:lineRule="auto"/>
        <w:jc w:val="both"/>
        <w:rPr>
          <w:rFonts w:ascii="Times New Roman" w:hAnsi="Times New Roman"/>
          <w:sz w:val="24"/>
          <w:szCs w:val="24"/>
          <w:lang w:val="kk-KZ"/>
        </w:rPr>
      </w:pPr>
    </w:p>
    <w:p w14:paraId="24C92C58" w14:textId="77777777" w:rsidR="00807F69" w:rsidRPr="008622B7" w:rsidRDefault="00A40E3E" w:rsidP="00807F69">
      <w:pPr>
        <w:spacing w:after="0" w:line="360" w:lineRule="auto"/>
        <w:jc w:val="both"/>
        <w:rPr>
          <w:rFonts w:ascii="Times New Roman" w:hAnsi="Times New Roman"/>
          <w:sz w:val="24"/>
          <w:szCs w:val="24"/>
          <w:lang w:val="kk-KZ"/>
        </w:rPr>
      </w:pPr>
      <w:r w:rsidRPr="00D522C4">
        <w:rPr>
          <w:rFonts w:ascii="Times New Roman" w:hAnsi="Times New Roman"/>
          <w:sz w:val="24"/>
          <w:szCs w:val="24"/>
          <w:highlight w:val="yellow"/>
        </w:rPr>
        <w:t xml:space="preserve">Gil, J. (2023). Women’s empowerment and crop diversification. </w:t>
      </w:r>
      <w:r w:rsidRPr="00D522C4">
        <w:rPr>
          <w:rFonts w:ascii="Times New Roman" w:hAnsi="Times New Roman"/>
          <w:i/>
          <w:iCs/>
          <w:sz w:val="24"/>
          <w:szCs w:val="24"/>
          <w:highlight w:val="yellow"/>
        </w:rPr>
        <w:t>Nature Food, 4</w:t>
      </w:r>
      <w:r w:rsidRPr="00D522C4">
        <w:rPr>
          <w:rFonts w:ascii="Times New Roman" w:hAnsi="Times New Roman"/>
          <w:sz w:val="24"/>
          <w:szCs w:val="24"/>
          <w:highlight w:val="yellow"/>
        </w:rPr>
        <w:t>, 639.</w:t>
      </w:r>
      <w:hyperlink r:id="rId60" w:history="1">
        <w:r w:rsidRPr="00D522C4">
          <w:rPr>
            <w:rStyle w:val="ad"/>
            <w:sz w:val="24"/>
            <w:szCs w:val="24"/>
            <w:highlight w:val="yellow"/>
          </w:rPr>
          <w:t xml:space="preserve"> https://doi.org/10.1038/s43016-023-00831-9</w:t>
        </w:r>
      </w:hyperlink>
    </w:p>
    <w:p w14:paraId="54B6E045" w14:textId="77777777" w:rsidR="00807F69" w:rsidRPr="008622B7" w:rsidRDefault="00807F69" w:rsidP="00807F69">
      <w:pPr>
        <w:spacing w:after="0" w:line="360" w:lineRule="auto"/>
        <w:jc w:val="both"/>
        <w:rPr>
          <w:rFonts w:ascii="Times New Roman" w:hAnsi="Times New Roman"/>
          <w:sz w:val="24"/>
          <w:szCs w:val="24"/>
          <w:lang w:val="kk-KZ"/>
        </w:rPr>
      </w:pPr>
    </w:p>
    <w:p w14:paraId="06C688AB" w14:textId="77777777" w:rsidR="00807F69" w:rsidRDefault="00A40E3E" w:rsidP="00807F69">
      <w:pPr>
        <w:spacing w:after="0" w:line="360" w:lineRule="auto"/>
        <w:jc w:val="both"/>
        <w:rPr>
          <w:rStyle w:val="ad"/>
          <w:sz w:val="24"/>
          <w:szCs w:val="24"/>
          <w:lang w:val="kk-KZ"/>
        </w:rPr>
      </w:pPr>
      <w:r w:rsidRPr="00255C97">
        <w:rPr>
          <w:rFonts w:ascii="Times New Roman" w:hAnsi="Times New Roman"/>
          <w:sz w:val="24"/>
          <w:szCs w:val="24"/>
          <w:highlight w:val="yellow"/>
        </w:rPr>
        <w:t xml:space="preserve">Han, Z. &amp; Liang, Q. (2025), Digital economy and inclusive development of new agricultural operating entities. </w:t>
      </w:r>
      <w:r w:rsidRPr="00255C97">
        <w:rPr>
          <w:rFonts w:ascii="Times New Roman" w:hAnsi="Times New Roman"/>
          <w:i/>
          <w:iCs/>
          <w:sz w:val="24"/>
          <w:szCs w:val="24"/>
          <w:highlight w:val="yellow"/>
        </w:rPr>
        <w:t>Australian Journal of Agricultural and Resource Economics</w:t>
      </w:r>
      <w:r w:rsidRPr="00255C97">
        <w:rPr>
          <w:rFonts w:ascii="Times New Roman" w:hAnsi="Times New Roman"/>
          <w:sz w:val="24"/>
          <w:szCs w:val="24"/>
          <w:highlight w:val="yellow"/>
        </w:rPr>
        <w:t>,</w:t>
      </w:r>
      <w:r w:rsidRPr="00255C97">
        <w:rPr>
          <w:rFonts w:ascii="Times New Roman" w:hAnsi="Times New Roman"/>
          <w:i/>
          <w:iCs/>
          <w:sz w:val="24"/>
          <w:szCs w:val="24"/>
          <w:highlight w:val="yellow"/>
        </w:rPr>
        <w:t xml:space="preserve"> 69</w:t>
      </w:r>
      <w:r w:rsidRPr="00255C97">
        <w:rPr>
          <w:rFonts w:ascii="Times New Roman" w:hAnsi="Times New Roman"/>
          <w:sz w:val="24"/>
          <w:szCs w:val="24"/>
          <w:highlight w:val="yellow"/>
        </w:rPr>
        <w:t>(3), 687-700.</w:t>
      </w:r>
      <w:hyperlink r:id="rId61" w:history="1">
        <w:r w:rsidRPr="00255C97">
          <w:rPr>
            <w:rStyle w:val="ad"/>
            <w:sz w:val="24"/>
            <w:szCs w:val="24"/>
            <w:highlight w:val="yellow"/>
          </w:rPr>
          <w:t xml:space="preserve"> https://doi.org/10.1111/1467-8489.70025</w:t>
        </w:r>
      </w:hyperlink>
    </w:p>
    <w:p w14:paraId="0975B42F" w14:textId="77777777" w:rsidR="00807F69" w:rsidRDefault="00807F69" w:rsidP="00807F69">
      <w:pPr>
        <w:spacing w:after="0" w:line="360" w:lineRule="auto"/>
        <w:jc w:val="both"/>
        <w:rPr>
          <w:rFonts w:ascii="Arial" w:hAnsi="Arial" w:cs="Arial"/>
          <w:color w:val="222222"/>
          <w:sz w:val="20"/>
          <w:szCs w:val="20"/>
          <w:highlight w:val="yellow"/>
          <w:shd w:val="clear" w:color="auto" w:fill="FFFFFF"/>
        </w:rPr>
      </w:pPr>
    </w:p>
    <w:p w14:paraId="038E1B10" w14:textId="77777777" w:rsidR="00807F69" w:rsidRPr="00704CD1" w:rsidRDefault="00A40E3E" w:rsidP="00807F69">
      <w:pPr>
        <w:spacing w:after="0" w:line="360" w:lineRule="auto"/>
        <w:jc w:val="both"/>
        <w:rPr>
          <w:rFonts w:ascii="Arial" w:hAnsi="Arial" w:cs="Arial"/>
          <w:color w:val="222222"/>
          <w:sz w:val="20"/>
          <w:szCs w:val="20"/>
          <w:highlight w:val="yellow"/>
          <w:shd w:val="clear" w:color="auto" w:fill="FFFFFF"/>
        </w:rPr>
      </w:pPr>
      <w:r w:rsidRPr="00704CD1">
        <w:rPr>
          <w:rFonts w:ascii="Arial" w:hAnsi="Arial" w:cs="Arial"/>
          <w:color w:val="222222"/>
          <w:sz w:val="20"/>
          <w:szCs w:val="20"/>
          <w:highlight w:val="yellow"/>
          <w:shd w:val="clear" w:color="auto" w:fill="FFFFFF"/>
        </w:rPr>
        <w:t xml:space="preserve">Han, Y., &amp; Zhang, F. (2026) Digital Inclusive Finance and Agricultural Development: "Ensuring Stable Production and Supply" or "Improving Quality and Efficiency"?—An Analysis from the Perspective of Factor Misallocation. </w:t>
      </w:r>
      <w:r w:rsidRPr="00704CD1">
        <w:rPr>
          <w:rFonts w:ascii="Arial" w:hAnsi="Arial" w:cs="Arial"/>
          <w:i/>
          <w:iCs/>
          <w:color w:val="222222"/>
          <w:sz w:val="20"/>
          <w:szCs w:val="20"/>
          <w:highlight w:val="yellow"/>
          <w:shd w:val="clear" w:color="auto" w:fill="FFFFFF"/>
        </w:rPr>
        <w:t>Frontiers in Sustainable Food Systems</w:t>
      </w:r>
      <w:r w:rsidRPr="00704CD1">
        <w:rPr>
          <w:rFonts w:ascii="Arial" w:hAnsi="Arial" w:cs="Arial"/>
          <w:color w:val="222222"/>
          <w:sz w:val="20"/>
          <w:szCs w:val="20"/>
          <w:highlight w:val="yellow"/>
          <w:shd w:val="clear" w:color="auto" w:fill="FFFFFF"/>
        </w:rPr>
        <w:t>,</w:t>
      </w:r>
      <w:r w:rsidRPr="00704CD1">
        <w:rPr>
          <w:rFonts w:ascii="Arial" w:hAnsi="Arial" w:cs="Arial"/>
          <w:i/>
          <w:iCs/>
          <w:color w:val="222222"/>
          <w:sz w:val="20"/>
          <w:szCs w:val="20"/>
          <w:highlight w:val="yellow"/>
          <w:shd w:val="clear" w:color="auto" w:fill="FFFFFF"/>
        </w:rPr>
        <w:t xml:space="preserve"> 10</w:t>
      </w:r>
      <w:r w:rsidRPr="00704CD1">
        <w:rPr>
          <w:rFonts w:ascii="Arial" w:hAnsi="Arial" w:cs="Arial"/>
          <w:color w:val="222222"/>
          <w:sz w:val="20"/>
          <w:szCs w:val="20"/>
          <w:highlight w:val="yellow"/>
          <w:shd w:val="clear" w:color="auto" w:fill="FFFFFF"/>
        </w:rPr>
        <w:t>, 1696056.</w:t>
      </w:r>
    </w:p>
    <w:p w14:paraId="7DB0D9D3" w14:textId="77777777" w:rsidR="00807F69" w:rsidRPr="008622B7" w:rsidRDefault="00A40E3E" w:rsidP="00807F69">
      <w:pPr>
        <w:spacing w:after="0" w:line="360" w:lineRule="auto"/>
        <w:jc w:val="both"/>
        <w:rPr>
          <w:rFonts w:ascii="Times New Roman" w:hAnsi="Times New Roman"/>
          <w:sz w:val="24"/>
          <w:szCs w:val="24"/>
          <w:lang w:val="kk-KZ"/>
        </w:rPr>
      </w:pPr>
      <w:hyperlink r:id="rId62" w:history="1">
        <w:r w:rsidRPr="00704CD1">
          <w:rPr>
            <w:rStyle w:val="ad"/>
            <w:rFonts w:ascii="Helvetica" w:hAnsi="Helvetica" w:cs="Helvetica"/>
            <w:sz w:val="18"/>
            <w:szCs w:val="18"/>
            <w:highlight w:val="yellow"/>
            <w:shd w:val="clear" w:color="auto" w:fill="FFFFFF"/>
          </w:rPr>
          <w:t>https://doi.org/10.3389/fsufs.2026.1696056</w:t>
        </w:r>
      </w:hyperlink>
    </w:p>
    <w:p w14:paraId="04A16985" w14:textId="77777777" w:rsidR="00807F69" w:rsidRPr="008622B7" w:rsidRDefault="00807F69" w:rsidP="00807F69">
      <w:pPr>
        <w:spacing w:after="0" w:line="360" w:lineRule="auto"/>
        <w:jc w:val="both"/>
        <w:rPr>
          <w:rFonts w:ascii="Times New Roman" w:hAnsi="Times New Roman"/>
          <w:sz w:val="24"/>
          <w:szCs w:val="24"/>
          <w:lang w:val="kk-KZ"/>
        </w:rPr>
      </w:pPr>
    </w:p>
    <w:p w14:paraId="3F59BC27" w14:textId="77777777" w:rsidR="00807F69" w:rsidRPr="008622B7" w:rsidRDefault="00A40E3E"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6D690E">
        <w:rPr>
          <w:rFonts w:ascii="Times New Roman" w:hAnsi="Times New Roman"/>
          <w:sz w:val="24"/>
          <w:szCs w:val="24"/>
          <w:highlight w:val="yellow"/>
        </w:rPr>
        <w:t xml:space="preserve">Hartarska, V., Adjei, E., &amp; Nadolnyak, D. (2024). The transition incentive program and women’ ’ farmers in the USA. </w:t>
      </w:r>
      <w:r w:rsidRPr="006D690E">
        <w:rPr>
          <w:rFonts w:ascii="Times New Roman" w:hAnsi="Times New Roman"/>
          <w:i/>
          <w:iCs/>
          <w:sz w:val="24"/>
          <w:szCs w:val="24"/>
          <w:highlight w:val="yellow"/>
        </w:rPr>
        <w:t>Food Policy</w:t>
      </w:r>
      <w:r w:rsidRPr="006D690E">
        <w:rPr>
          <w:rFonts w:ascii="Times New Roman" w:hAnsi="Times New Roman"/>
          <w:sz w:val="24"/>
          <w:szCs w:val="24"/>
          <w:highlight w:val="yellow"/>
        </w:rPr>
        <w:t>,</w:t>
      </w:r>
      <w:r w:rsidRPr="006D690E">
        <w:rPr>
          <w:rFonts w:ascii="Times New Roman" w:hAnsi="Times New Roman"/>
          <w:i/>
          <w:iCs/>
          <w:sz w:val="24"/>
          <w:szCs w:val="24"/>
          <w:highlight w:val="yellow"/>
        </w:rPr>
        <w:t xml:space="preserve"> 129</w:t>
      </w:r>
      <w:r w:rsidRPr="006D690E">
        <w:rPr>
          <w:rFonts w:ascii="Times New Roman" w:hAnsi="Times New Roman"/>
          <w:sz w:val="24"/>
          <w:szCs w:val="24"/>
          <w:highlight w:val="yellow"/>
        </w:rPr>
        <w:t>, 102739.</w:t>
      </w:r>
      <w:hyperlink r:id="rId63" w:history="1">
        <w:r w:rsidRPr="006D690E">
          <w:rPr>
            <w:rStyle w:val="ad"/>
            <w:sz w:val="24"/>
            <w:szCs w:val="24"/>
            <w:highlight w:val="yellow"/>
          </w:rPr>
          <w:t xml:space="preserve"> https://doi.org/10.1016/J.FOODPOL.2024.102739</w:t>
        </w:r>
      </w:hyperlink>
    </w:p>
    <w:p w14:paraId="7093FDC8"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787BC4C9" w14:textId="77777777" w:rsidR="00807F69" w:rsidRPr="008622B7" w:rsidRDefault="00A40E3E"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6D690E">
        <w:rPr>
          <w:rFonts w:ascii="Times New Roman" w:hAnsi="Times New Roman"/>
          <w:sz w:val="24"/>
          <w:szCs w:val="24"/>
          <w:highlight w:val="yellow"/>
        </w:rPr>
        <w:t xml:space="preserve">Henrotte, S., &amp; Van den Broeck, G. (2026). How does gender shape the adoption of sustainable agricultural practices? Evidence from Belgium. </w:t>
      </w:r>
      <w:r w:rsidRPr="006D690E">
        <w:rPr>
          <w:rFonts w:ascii="Times New Roman" w:hAnsi="Times New Roman"/>
          <w:i/>
          <w:iCs/>
          <w:sz w:val="24"/>
          <w:szCs w:val="24"/>
          <w:highlight w:val="yellow"/>
        </w:rPr>
        <w:t>Journal of Rural Studies</w:t>
      </w:r>
      <w:r w:rsidRPr="006D690E">
        <w:rPr>
          <w:rFonts w:ascii="Times New Roman" w:hAnsi="Times New Roman"/>
          <w:sz w:val="24"/>
          <w:szCs w:val="24"/>
          <w:highlight w:val="yellow"/>
        </w:rPr>
        <w:t>,</w:t>
      </w:r>
      <w:r w:rsidRPr="006D690E">
        <w:rPr>
          <w:rFonts w:ascii="Times New Roman" w:hAnsi="Times New Roman"/>
          <w:i/>
          <w:iCs/>
          <w:sz w:val="24"/>
          <w:szCs w:val="24"/>
          <w:highlight w:val="yellow"/>
        </w:rPr>
        <w:t xml:space="preserve"> 121</w:t>
      </w:r>
      <w:r w:rsidRPr="006D690E">
        <w:rPr>
          <w:rFonts w:ascii="Times New Roman" w:hAnsi="Times New Roman"/>
          <w:sz w:val="24"/>
          <w:szCs w:val="24"/>
          <w:highlight w:val="yellow"/>
        </w:rPr>
        <w:t>, 103919.</w:t>
      </w:r>
      <w:hyperlink r:id="rId64" w:tgtFrame="_blank" w:tooltip="Persistent link using digital object identifier" w:history="1">
        <w:r w:rsidRPr="006D690E">
          <w:rPr>
            <w:rStyle w:val="ad"/>
            <w:sz w:val="24"/>
            <w:szCs w:val="24"/>
            <w:highlight w:val="yellow"/>
          </w:rPr>
          <w:t xml:space="preserve"> https://doi.org/10.1016/j.jrurstud.2025.103919</w:t>
        </w:r>
      </w:hyperlink>
    </w:p>
    <w:p w14:paraId="3F3938D9"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1146B0FB" w14:textId="77777777" w:rsidR="00807F69" w:rsidRPr="008622B7" w:rsidRDefault="00A40E3E"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AF560A">
        <w:rPr>
          <w:rFonts w:ascii="Times New Roman" w:hAnsi="Times New Roman"/>
          <w:sz w:val="24"/>
          <w:szCs w:val="24"/>
          <w:highlight w:val="yellow"/>
        </w:rPr>
        <w:t xml:space="preserve">Huyer, S., Loboguerrero, A. M., Chanana, N., &amp; Spellman, O. (2024). From gender gaps to gender-transformative climate-smart agriculture. </w:t>
      </w:r>
      <w:r w:rsidRPr="00AF560A">
        <w:rPr>
          <w:rFonts w:ascii="Times New Roman" w:hAnsi="Times New Roman"/>
          <w:i/>
          <w:iCs/>
          <w:sz w:val="24"/>
          <w:szCs w:val="24"/>
          <w:highlight w:val="yellow"/>
        </w:rPr>
        <w:t>Current Opinion in Environmental Sustainability</w:t>
      </w:r>
      <w:r w:rsidRPr="00AF560A">
        <w:rPr>
          <w:rFonts w:ascii="Times New Roman" w:hAnsi="Times New Roman"/>
          <w:sz w:val="24"/>
          <w:szCs w:val="24"/>
          <w:highlight w:val="yellow"/>
        </w:rPr>
        <w:t>,</w:t>
      </w:r>
      <w:r w:rsidRPr="00AF560A">
        <w:rPr>
          <w:rFonts w:ascii="Times New Roman" w:hAnsi="Times New Roman"/>
          <w:i/>
          <w:iCs/>
          <w:sz w:val="24"/>
          <w:szCs w:val="24"/>
          <w:highlight w:val="yellow"/>
        </w:rPr>
        <w:t xml:space="preserve"> 67</w:t>
      </w:r>
      <w:r w:rsidRPr="00AF560A">
        <w:rPr>
          <w:rFonts w:ascii="Times New Roman" w:hAnsi="Times New Roman"/>
          <w:sz w:val="24"/>
          <w:szCs w:val="24"/>
          <w:highlight w:val="yellow"/>
        </w:rPr>
        <w:t>, 101415.</w:t>
      </w:r>
      <w:hyperlink r:id="rId65" w:tgtFrame="_blank" w:tooltip="Persistent link using digital object identifier" w:history="1">
        <w:r w:rsidRPr="00AF560A">
          <w:rPr>
            <w:rStyle w:val="ad"/>
            <w:sz w:val="24"/>
            <w:szCs w:val="24"/>
            <w:highlight w:val="yellow"/>
          </w:rPr>
          <w:t xml:space="preserve"> https://doi.org/10.1016/j.cosust.2024.101415</w:t>
        </w:r>
      </w:hyperlink>
    </w:p>
    <w:p w14:paraId="60003FFC" w14:textId="77777777" w:rsidR="00807F69" w:rsidRPr="008622B7" w:rsidRDefault="00807F69" w:rsidP="00807F69">
      <w:pPr>
        <w:spacing w:after="0" w:line="360" w:lineRule="auto"/>
        <w:jc w:val="both"/>
        <w:rPr>
          <w:rFonts w:ascii="Times New Roman" w:hAnsi="Times New Roman"/>
          <w:sz w:val="24"/>
          <w:szCs w:val="24"/>
          <w:lang w:val="kk-KZ"/>
        </w:rPr>
      </w:pPr>
    </w:p>
    <w:p w14:paraId="04A3863C" w14:textId="77777777" w:rsidR="00807F69" w:rsidRPr="008622B7" w:rsidRDefault="00A40E3E" w:rsidP="00807F69">
      <w:pPr>
        <w:spacing w:after="0" w:line="360" w:lineRule="auto"/>
        <w:jc w:val="both"/>
        <w:rPr>
          <w:rFonts w:ascii="Times New Roman" w:hAnsi="Times New Roman"/>
          <w:sz w:val="24"/>
          <w:szCs w:val="24"/>
          <w:lang w:val="kk-KZ"/>
        </w:rPr>
      </w:pPr>
      <w:r w:rsidRPr="000454A0">
        <w:rPr>
          <w:rFonts w:ascii="Times New Roman" w:hAnsi="Times New Roman"/>
          <w:sz w:val="24"/>
          <w:szCs w:val="24"/>
          <w:highlight w:val="yellow"/>
        </w:rPr>
        <w:t xml:space="preserve">Ingutia, R., &amp; Sumelius, J. (2024). Does cooperative membership facilitate access to credit for women farmers in rural Kenya? </w:t>
      </w:r>
      <w:r w:rsidRPr="000454A0">
        <w:rPr>
          <w:rFonts w:ascii="Times New Roman" w:hAnsi="Times New Roman"/>
          <w:i/>
          <w:iCs/>
          <w:sz w:val="24"/>
          <w:szCs w:val="24"/>
          <w:highlight w:val="yellow"/>
        </w:rPr>
        <w:t>Journal of Agriculture and Food Research, 18</w:t>
      </w:r>
      <w:r w:rsidRPr="000454A0">
        <w:rPr>
          <w:rFonts w:ascii="Times New Roman" w:hAnsi="Times New Roman"/>
          <w:sz w:val="24"/>
          <w:szCs w:val="24"/>
          <w:highlight w:val="yellow"/>
        </w:rPr>
        <w:t>, 101425.</w:t>
      </w:r>
      <w:hyperlink r:id="rId66" w:tgtFrame="_blank" w:tooltip="Persistent link using digital object identifier" w:history="1">
        <w:r w:rsidRPr="000454A0">
          <w:rPr>
            <w:rStyle w:val="ad"/>
            <w:sz w:val="24"/>
            <w:szCs w:val="24"/>
            <w:highlight w:val="yellow"/>
          </w:rPr>
          <w:t xml:space="preserve"> https://doi.org/10.1016/j.jafr.2024.101425</w:t>
        </w:r>
      </w:hyperlink>
    </w:p>
    <w:p w14:paraId="10615D8D" w14:textId="77777777" w:rsidR="00807F69" w:rsidRPr="008622B7" w:rsidRDefault="00807F69" w:rsidP="00807F69">
      <w:pPr>
        <w:spacing w:after="0" w:line="360" w:lineRule="auto"/>
        <w:jc w:val="both"/>
        <w:rPr>
          <w:rFonts w:ascii="Times New Roman" w:hAnsi="Times New Roman"/>
          <w:sz w:val="24"/>
          <w:szCs w:val="24"/>
          <w:lang w:val="kk-KZ"/>
        </w:rPr>
      </w:pPr>
    </w:p>
    <w:p w14:paraId="024EB515" w14:textId="77777777" w:rsidR="00807F69" w:rsidRPr="008622B7" w:rsidRDefault="00A40E3E" w:rsidP="00807F69">
      <w:pPr>
        <w:spacing w:after="0" w:line="360" w:lineRule="auto"/>
        <w:jc w:val="both"/>
        <w:rPr>
          <w:rFonts w:ascii="Times New Roman" w:hAnsi="Times New Roman"/>
          <w:sz w:val="24"/>
          <w:szCs w:val="24"/>
          <w:lang w:val="kk-KZ"/>
        </w:rPr>
      </w:pPr>
      <w:r w:rsidRPr="00255C97">
        <w:rPr>
          <w:rFonts w:ascii="Times New Roman" w:hAnsi="Times New Roman"/>
          <w:sz w:val="24"/>
          <w:szCs w:val="24"/>
          <w:highlight w:val="yellow"/>
        </w:rPr>
        <w:t xml:space="preserve">Issahaku, H. (2024). Digital Finance, Agriculture, and Inclusive Development. In: Muschert, G.W., Pereira, V., Ramiah, V., Cansin Doker, A. (eds). </w:t>
      </w:r>
      <w:r w:rsidRPr="00255C97">
        <w:rPr>
          <w:rFonts w:ascii="Times New Roman" w:hAnsi="Times New Roman"/>
          <w:i/>
          <w:iCs/>
          <w:sz w:val="24"/>
          <w:szCs w:val="24"/>
          <w:highlight w:val="yellow"/>
        </w:rPr>
        <w:t>Financial Inclusion</w:t>
      </w:r>
      <w:r w:rsidRPr="00255C97">
        <w:rPr>
          <w:rFonts w:ascii="Times New Roman" w:hAnsi="Times New Roman"/>
          <w:sz w:val="24"/>
          <w:szCs w:val="24"/>
          <w:highlight w:val="yellow"/>
        </w:rPr>
        <w:t>. Sustainable Development Goals Series. Springer, Cham.</w:t>
      </w:r>
      <w:hyperlink r:id="rId67" w:history="1">
        <w:r w:rsidRPr="00255C97">
          <w:rPr>
            <w:rStyle w:val="ad"/>
            <w:sz w:val="24"/>
            <w:szCs w:val="24"/>
            <w:highlight w:val="yellow"/>
          </w:rPr>
          <w:t xml:space="preserve"> https://doi.org/10.1007/978-3-031-68803-4_7</w:t>
        </w:r>
      </w:hyperlink>
      <w:r w:rsidRPr="008622B7">
        <w:rPr>
          <w:rFonts w:ascii="Times New Roman" w:hAnsi="Times New Roman"/>
          <w:sz w:val="24"/>
          <w:szCs w:val="24"/>
        </w:rPr>
        <w:t xml:space="preserve"> </w:t>
      </w:r>
    </w:p>
    <w:p w14:paraId="2085855A" w14:textId="77777777" w:rsidR="00807F69" w:rsidRPr="008622B7" w:rsidRDefault="00807F69" w:rsidP="00807F69">
      <w:pPr>
        <w:spacing w:after="0" w:line="360" w:lineRule="auto"/>
        <w:jc w:val="both"/>
        <w:rPr>
          <w:rFonts w:ascii="Times New Roman" w:hAnsi="Times New Roman"/>
          <w:sz w:val="24"/>
          <w:szCs w:val="24"/>
          <w:lang w:val="kk-KZ"/>
        </w:rPr>
      </w:pPr>
    </w:p>
    <w:p w14:paraId="3D59934E" w14:textId="77777777" w:rsidR="00807F69" w:rsidRDefault="00A40E3E" w:rsidP="00807F69">
      <w:pPr>
        <w:spacing w:after="0" w:line="360" w:lineRule="auto"/>
        <w:jc w:val="both"/>
        <w:rPr>
          <w:rFonts w:ascii="Times New Roman" w:hAnsi="Times New Roman"/>
          <w:sz w:val="24"/>
          <w:szCs w:val="24"/>
          <w:lang w:val="kk-KZ"/>
        </w:rPr>
      </w:pPr>
      <w:r w:rsidRPr="00002163">
        <w:rPr>
          <w:rFonts w:ascii="Times New Roman" w:hAnsi="Times New Roman"/>
          <w:sz w:val="24"/>
          <w:szCs w:val="24"/>
          <w:highlight w:val="yellow"/>
        </w:rPr>
        <w:t xml:space="preserve">Islam, M.M., Jannat, A., &amp; Al Rafi, D.A. (2024). Women’s participation in South Asian agriculture: a comprehensive systematic review. </w:t>
      </w:r>
      <w:r w:rsidRPr="00002163">
        <w:rPr>
          <w:rFonts w:ascii="Times New Roman" w:hAnsi="Times New Roman"/>
          <w:i/>
          <w:iCs/>
          <w:sz w:val="24"/>
          <w:szCs w:val="24"/>
          <w:highlight w:val="yellow"/>
        </w:rPr>
        <w:t>Discover Sustainability,</w:t>
      </w:r>
      <w:r w:rsidRPr="00002163">
        <w:rPr>
          <w:rFonts w:ascii="Times New Roman" w:hAnsi="Times New Roman"/>
          <w:sz w:val="24"/>
          <w:szCs w:val="24"/>
          <w:highlight w:val="yellow"/>
        </w:rPr>
        <w:t xml:space="preserve"> 5, 490.</w:t>
      </w:r>
      <w:hyperlink r:id="rId68" w:history="1">
        <w:r w:rsidRPr="00002163">
          <w:rPr>
            <w:rStyle w:val="ad"/>
            <w:sz w:val="24"/>
            <w:szCs w:val="24"/>
            <w:highlight w:val="yellow"/>
          </w:rPr>
          <w:t xml:space="preserve"> https://doi.org/10.1007/s43621-024-00649-w</w:t>
        </w:r>
      </w:hyperlink>
    </w:p>
    <w:p w14:paraId="3074FE5D" w14:textId="77777777" w:rsidR="00807F69" w:rsidRPr="008622B7" w:rsidRDefault="00807F69" w:rsidP="00807F69">
      <w:pPr>
        <w:spacing w:after="0" w:line="360" w:lineRule="auto"/>
        <w:jc w:val="both"/>
        <w:rPr>
          <w:rFonts w:ascii="Times New Roman" w:hAnsi="Times New Roman"/>
          <w:sz w:val="24"/>
          <w:szCs w:val="24"/>
          <w:lang w:val="kk-KZ"/>
        </w:rPr>
      </w:pPr>
    </w:p>
    <w:p w14:paraId="134F0643" w14:textId="77777777" w:rsidR="00807F69" w:rsidRPr="008622B7" w:rsidRDefault="00A40E3E" w:rsidP="00807F69">
      <w:pPr>
        <w:spacing w:after="0" w:line="360" w:lineRule="auto"/>
        <w:jc w:val="both"/>
        <w:rPr>
          <w:rFonts w:ascii="Times New Roman" w:hAnsi="Times New Roman"/>
          <w:sz w:val="24"/>
          <w:szCs w:val="24"/>
          <w:lang w:val="kk-KZ"/>
        </w:rPr>
      </w:pPr>
      <w:r w:rsidRPr="00064234">
        <w:rPr>
          <w:rFonts w:ascii="Times New Roman" w:hAnsi="Times New Roman"/>
          <w:sz w:val="24"/>
          <w:szCs w:val="24"/>
          <w:highlight w:val="yellow"/>
        </w:rPr>
        <w:t xml:space="preserve">Januzaj, Y., Beqiri, E., &amp; Luma, A. (2023). Determining the Optimal Number of Clusters using Silhouette Score as a Data Mining Technique. </w:t>
      </w:r>
      <w:r w:rsidRPr="00064234">
        <w:rPr>
          <w:rFonts w:ascii="Times New Roman" w:hAnsi="Times New Roman"/>
          <w:i/>
          <w:iCs/>
          <w:sz w:val="24"/>
          <w:szCs w:val="24"/>
          <w:highlight w:val="yellow"/>
        </w:rPr>
        <w:t>International Journal of Online &amp; Biomedical Engineering</w:t>
      </w:r>
      <w:r w:rsidRPr="00064234">
        <w:rPr>
          <w:rFonts w:ascii="Times New Roman" w:hAnsi="Times New Roman"/>
          <w:sz w:val="24"/>
          <w:szCs w:val="24"/>
          <w:highlight w:val="yellow"/>
        </w:rPr>
        <w:t>,</w:t>
      </w:r>
      <w:r w:rsidRPr="00064234">
        <w:rPr>
          <w:rFonts w:ascii="Times New Roman" w:hAnsi="Times New Roman"/>
          <w:i/>
          <w:iCs/>
          <w:sz w:val="24"/>
          <w:szCs w:val="24"/>
          <w:highlight w:val="yellow"/>
        </w:rPr>
        <w:t xml:space="preserve"> 19</w:t>
      </w:r>
      <w:r w:rsidRPr="00064234">
        <w:rPr>
          <w:rFonts w:ascii="Times New Roman" w:hAnsi="Times New Roman"/>
          <w:sz w:val="24"/>
          <w:szCs w:val="24"/>
          <w:highlight w:val="yellow"/>
        </w:rPr>
        <w:t>(4).</w:t>
      </w:r>
      <w:hyperlink r:id="rId69" w:history="1">
        <w:r w:rsidRPr="00064234">
          <w:rPr>
            <w:rStyle w:val="ad"/>
            <w:sz w:val="24"/>
            <w:szCs w:val="24"/>
            <w:highlight w:val="yellow"/>
          </w:rPr>
          <w:t xml:space="preserve"> https://doi.org/10.3991/ijoe.v19i04.37059</w:t>
        </w:r>
      </w:hyperlink>
    </w:p>
    <w:p w14:paraId="59AFEEF6" w14:textId="77777777" w:rsidR="00807F69" w:rsidRPr="008622B7" w:rsidRDefault="00807F69" w:rsidP="00807F69">
      <w:pPr>
        <w:spacing w:after="0" w:line="360" w:lineRule="auto"/>
        <w:jc w:val="both"/>
        <w:rPr>
          <w:rFonts w:ascii="Times New Roman" w:hAnsi="Times New Roman"/>
          <w:sz w:val="24"/>
          <w:szCs w:val="24"/>
          <w:lang w:val="kk-KZ"/>
        </w:rPr>
      </w:pPr>
    </w:p>
    <w:p w14:paraId="4D6F3D2A" w14:textId="77777777" w:rsidR="00807F69" w:rsidRPr="008622B7" w:rsidRDefault="00A40E3E" w:rsidP="00807F69">
      <w:pPr>
        <w:spacing w:after="0" w:line="360" w:lineRule="auto"/>
        <w:jc w:val="both"/>
        <w:rPr>
          <w:rFonts w:ascii="Times New Roman" w:hAnsi="Times New Roman"/>
          <w:sz w:val="24"/>
          <w:szCs w:val="24"/>
          <w:lang w:val="kk-KZ"/>
        </w:rPr>
      </w:pPr>
      <w:r w:rsidRPr="004940C5">
        <w:rPr>
          <w:rFonts w:ascii="Times New Roman" w:hAnsi="Times New Roman"/>
          <w:sz w:val="24"/>
          <w:szCs w:val="24"/>
          <w:highlight w:val="yellow"/>
        </w:rPr>
        <w:t xml:space="preserve">Jemaneh, S.A., Shibeshi, E.M. (2023). Women empowerment in agriculture and its effect on household food security: evidence from Gamo Zone of Southern Ethiopia. </w:t>
      </w:r>
      <w:r w:rsidRPr="004940C5">
        <w:rPr>
          <w:rFonts w:ascii="Times New Roman" w:hAnsi="Times New Roman"/>
          <w:i/>
          <w:iCs/>
          <w:sz w:val="24"/>
          <w:szCs w:val="24"/>
          <w:highlight w:val="yellow"/>
        </w:rPr>
        <w:t>Agriculture &amp; Food Security</w:t>
      </w:r>
      <w:r w:rsidRPr="004940C5">
        <w:rPr>
          <w:rFonts w:ascii="Times New Roman" w:hAnsi="Times New Roman"/>
          <w:sz w:val="24"/>
          <w:szCs w:val="24"/>
          <w:highlight w:val="yellow"/>
        </w:rPr>
        <w:t>, 12, 37.</w:t>
      </w:r>
      <w:hyperlink r:id="rId70" w:history="1">
        <w:r w:rsidRPr="004940C5">
          <w:rPr>
            <w:rStyle w:val="ad"/>
            <w:sz w:val="24"/>
            <w:szCs w:val="24"/>
            <w:highlight w:val="yellow"/>
          </w:rPr>
          <w:t xml:space="preserve"> https://doi.org/10.1186/s40066-023-00437-1</w:t>
        </w:r>
      </w:hyperlink>
    </w:p>
    <w:p w14:paraId="3F8A6061" w14:textId="77777777" w:rsidR="00807F69" w:rsidRDefault="00807F69" w:rsidP="00807F69">
      <w:pPr>
        <w:spacing w:after="0" w:line="360" w:lineRule="auto"/>
        <w:jc w:val="both"/>
        <w:rPr>
          <w:rFonts w:ascii="Arial" w:hAnsi="Arial" w:cs="Arial"/>
          <w:color w:val="222222"/>
          <w:sz w:val="20"/>
          <w:szCs w:val="20"/>
          <w:highlight w:val="yellow"/>
          <w:shd w:val="clear" w:color="auto" w:fill="FFFFFF"/>
        </w:rPr>
      </w:pPr>
    </w:p>
    <w:p w14:paraId="3AA04733" w14:textId="77777777" w:rsidR="00807F69" w:rsidRDefault="00A40E3E" w:rsidP="00807F69">
      <w:pPr>
        <w:spacing w:after="0" w:line="360" w:lineRule="auto"/>
        <w:jc w:val="both"/>
        <w:rPr>
          <w:rFonts w:ascii="Arial" w:hAnsi="Arial" w:cs="Arial"/>
          <w:color w:val="222222"/>
          <w:sz w:val="20"/>
          <w:szCs w:val="20"/>
          <w:shd w:val="clear" w:color="auto" w:fill="FFFFFF"/>
        </w:rPr>
      </w:pPr>
      <w:r w:rsidRPr="0060204F">
        <w:rPr>
          <w:rFonts w:ascii="Arial" w:hAnsi="Arial" w:cs="Arial"/>
          <w:color w:val="222222"/>
          <w:sz w:val="20"/>
          <w:szCs w:val="20"/>
          <w:highlight w:val="yellow"/>
          <w:shd w:val="clear" w:color="auto" w:fill="FFFFFF"/>
        </w:rPr>
        <w:t xml:space="preserve">Kangasniemi, M., Bhalla, G., Knowles, M., Pereira, K. C., &amp; Gentilini, U. (2025). The role of social protection in achieving resilient and inclusive rural transformation. </w:t>
      </w:r>
      <w:r w:rsidRPr="0060204F">
        <w:rPr>
          <w:rFonts w:ascii="Arial" w:hAnsi="Arial" w:cs="Arial"/>
          <w:i/>
          <w:iCs/>
          <w:color w:val="222222"/>
          <w:sz w:val="20"/>
          <w:szCs w:val="20"/>
          <w:highlight w:val="yellow"/>
          <w:shd w:val="clear" w:color="auto" w:fill="FFFFFF"/>
        </w:rPr>
        <w:t>Global Food Security</w:t>
      </w:r>
      <w:r w:rsidRPr="0060204F">
        <w:rPr>
          <w:rFonts w:ascii="Arial" w:hAnsi="Arial" w:cs="Arial"/>
          <w:color w:val="222222"/>
          <w:sz w:val="20"/>
          <w:szCs w:val="20"/>
          <w:highlight w:val="yellow"/>
          <w:shd w:val="clear" w:color="auto" w:fill="FFFFFF"/>
        </w:rPr>
        <w:t>,</w:t>
      </w:r>
      <w:r w:rsidRPr="0060204F">
        <w:rPr>
          <w:rFonts w:ascii="Arial" w:hAnsi="Arial" w:cs="Arial"/>
          <w:i/>
          <w:iCs/>
          <w:color w:val="222222"/>
          <w:sz w:val="20"/>
          <w:szCs w:val="20"/>
          <w:highlight w:val="yellow"/>
          <w:shd w:val="clear" w:color="auto" w:fill="FFFFFF"/>
        </w:rPr>
        <w:t xml:space="preserve"> 44</w:t>
      </w:r>
      <w:r w:rsidRPr="0060204F">
        <w:rPr>
          <w:rFonts w:ascii="Arial" w:hAnsi="Arial" w:cs="Arial"/>
          <w:color w:val="222222"/>
          <w:sz w:val="20"/>
          <w:szCs w:val="20"/>
          <w:highlight w:val="yellow"/>
          <w:shd w:val="clear" w:color="auto" w:fill="FFFFFF"/>
        </w:rPr>
        <w:t>, 100836.</w:t>
      </w:r>
    </w:p>
    <w:p w14:paraId="31D840D3" w14:textId="77777777" w:rsidR="00807F69" w:rsidRPr="0060204F" w:rsidRDefault="00A40E3E" w:rsidP="00807F69">
      <w:hyperlink r:id="rId71" w:tgtFrame="_blank" w:tooltip="Постоянная ссылка с использованием цифрового идентификатора объекта" w:history="1">
        <w:r w:rsidRPr="0060204F">
          <w:rPr>
            <w:rStyle w:val="ad"/>
            <w:highlight w:val="yellow"/>
          </w:rPr>
          <w:t>https://doi.org/10.1016/j.gfs.2025.100836</w:t>
        </w:r>
      </w:hyperlink>
    </w:p>
    <w:p w14:paraId="503BBB90" w14:textId="77777777" w:rsidR="00807F69"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1E976625" w14:textId="77777777" w:rsidR="00807F69" w:rsidRPr="008622B7" w:rsidRDefault="00A40E3E"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262D88">
        <w:rPr>
          <w:rFonts w:ascii="Times New Roman" w:hAnsi="Times New Roman"/>
          <w:sz w:val="24"/>
          <w:szCs w:val="24"/>
          <w:highlight w:val="yellow"/>
        </w:rPr>
        <w:t xml:space="preserve">Khalatur, S., Kachula, S., Oleksiuk, V., Kravchenko, M., &amp; Klymenko, S. (2023). </w:t>
      </w:r>
      <w:r w:rsidRPr="00262D88">
        <w:rPr>
          <w:rFonts w:ascii="Times New Roman" w:hAnsi="Times New Roman"/>
          <w:i/>
          <w:iCs/>
          <w:sz w:val="24"/>
          <w:szCs w:val="24"/>
          <w:highlight w:val="yellow"/>
        </w:rPr>
        <w:t>Anti-crisis management as a basis for the formation of a financial mechanism for the sustainable development of agricultural business</w:t>
      </w:r>
      <w:r w:rsidRPr="00262D88">
        <w:rPr>
          <w:rFonts w:ascii="Times New Roman" w:hAnsi="Times New Roman"/>
          <w:sz w:val="24"/>
          <w:szCs w:val="24"/>
          <w:highlight w:val="yellow"/>
        </w:rPr>
        <w:t>.</w:t>
      </w:r>
      <w:hyperlink r:id="rId72" w:tgtFrame="_blank" w:history="1">
        <w:r w:rsidRPr="00262D88">
          <w:rPr>
            <w:rStyle w:val="ad"/>
            <w:sz w:val="24"/>
            <w:szCs w:val="24"/>
            <w:highlight w:val="yellow"/>
          </w:rPr>
          <w:t xml:space="preserve"> https://doi.org/10.55643/fcaptp.5.52.2023.4169</w:t>
        </w:r>
      </w:hyperlink>
    </w:p>
    <w:p w14:paraId="31366352" w14:textId="77777777" w:rsidR="00807F69" w:rsidRPr="008622B7" w:rsidRDefault="00807F69" w:rsidP="00807F69">
      <w:pPr>
        <w:spacing w:after="0" w:line="360" w:lineRule="auto"/>
        <w:jc w:val="both"/>
        <w:rPr>
          <w:rFonts w:ascii="Times New Roman" w:hAnsi="Times New Roman"/>
          <w:sz w:val="24"/>
          <w:szCs w:val="24"/>
          <w:lang w:val="kk-KZ"/>
        </w:rPr>
      </w:pPr>
    </w:p>
    <w:p w14:paraId="0E8D1E61" w14:textId="77777777" w:rsidR="00807F69" w:rsidRPr="008622B7" w:rsidRDefault="00A40E3E" w:rsidP="00807F69">
      <w:pPr>
        <w:spacing w:after="0" w:line="360" w:lineRule="auto"/>
        <w:jc w:val="both"/>
        <w:rPr>
          <w:rFonts w:ascii="Times New Roman" w:hAnsi="Times New Roman"/>
          <w:sz w:val="24"/>
          <w:szCs w:val="24"/>
          <w:lang w:val="kk-KZ"/>
        </w:rPr>
      </w:pPr>
      <w:r w:rsidRPr="00F42DAC">
        <w:rPr>
          <w:rFonts w:ascii="Times New Roman" w:hAnsi="Times New Roman"/>
          <w:sz w:val="24"/>
          <w:szCs w:val="24"/>
          <w:highlight w:val="yellow"/>
        </w:rPr>
        <w:t xml:space="preserve">Khan, C. M., &amp; Kim, S. G. (2025). Evaluating the impact of agricultural credit access on smallholder maize farmers’ productivity in the Northwest Region of Cameroon. </w:t>
      </w:r>
      <w:r w:rsidRPr="00F42DAC">
        <w:rPr>
          <w:rFonts w:ascii="Times New Roman" w:hAnsi="Times New Roman"/>
          <w:i/>
          <w:iCs/>
          <w:sz w:val="24"/>
          <w:szCs w:val="24"/>
          <w:highlight w:val="yellow"/>
        </w:rPr>
        <w:t>Sustainability, 17</w:t>
      </w:r>
      <w:r w:rsidRPr="00F42DAC">
        <w:rPr>
          <w:rFonts w:ascii="Times New Roman" w:hAnsi="Times New Roman"/>
          <w:sz w:val="24"/>
          <w:szCs w:val="24"/>
          <w:highlight w:val="yellow"/>
        </w:rPr>
        <w:t>(17), 7574.</w:t>
      </w:r>
      <w:hyperlink r:id="rId73" w:history="1">
        <w:r w:rsidRPr="00F42DAC">
          <w:rPr>
            <w:rStyle w:val="ad"/>
            <w:sz w:val="24"/>
            <w:szCs w:val="24"/>
            <w:highlight w:val="yellow"/>
          </w:rPr>
          <w:t xml:space="preserve"> https://doi.org/10.3390/su17177574</w:t>
        </w:r>
      </w:hyperlink>
    </w:p>
    <w:p w14:paraId="56D31DB1" w14:textId="77777777" w:rsidR="00807F69" w:rsidRPr="008622B7" w:rsidRDefault="00807F69" w:rsidP="00807F69">
      <w:pPr>
        <w:spacing w:after="0" w:line="360" w:lineRule="auto"/>
        <w:jc w:val="both"/>
        <w:rPr>
          <w:rFonts w:ascii="Times New Roman" w:hAnsi="Times New Roman"/>
          <w:sz w:val="24"/>
          <w:szCs w:val="24"/>
          <w:lang w:val="kk-KZ"/>
        </w:rPr>
      </w:pPr>
    </w:p>
    <w:p w14:paraId="7C2700D0" w14:textId="77777777" w:rsidR="00807F69" w:rsidRPr="008622B7" w:rsidRDefault="00A40E3E"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9F1723">
        <w:rPr>
          <w:rFonts w:ascii="Times New Roman" w:hAnsi="Times New Roman"/>
          <w:sz w:val="24"/>
          <w:szCs w:val="24"/>
          <w:highlight w:val="yellow"/>
        </w:rPr>
        <w:t xml:space="preserve">Kolinets, L., &amp; Tokar, V. (2019). Status Quo of Gender Equality in EU Rural Business Management. </w:t>
      </w:r>
      <w:r w:rsidRPr="009F1723">
        <w:rPr>
          <w:rFonts w:ascii="Times New Roman" w:hAnsi="Times New Roman"/>
          <w:i/>
          <w:iCs/>
          <w:sz w:val="24"/>
          <w:szCs w:val="24"/>
          <w:highlight w:val="yellow"/>
        </w:rPr>
        <w:t>Management Theory and Studies for Rural Business and Infrastructure Development</w:t>
      </w:r>
      <w:r w:rsidRPr="009F1723">
        <w:rPr>
          <w:rFonts w:ascii="Times New Roman" w:hAnsi="Times New Roman"/>
          <w:sz w:val="24"/>
          <w:szCs w:val="24"/>
          <w:highlight w:val="yellow"/>
        </w:rPr>
        <w:t>,</w:t>
      </w:r>
      <w:r w:rsidRPr="009F1723">
        <w:rPr>
          <w:rFonts w:ascii="Times New Roman" w:hAnsi="Times New Roman"/>
          <w:i/>
          <w:iCs/>
          <w:sz w:val="24"/>
          <w:szCs w:val="24"/>
          <w:highlight w:val="yellow"/>
        </w:rPr>
        <w:t xml:space="preserve"> 41</w:t>
      </w:r>
      <w:r w:rsidRPr="009F1723">
        <w:rPr>
          <w:rFonts w:ascii="Times New Roman" w:hAnsi="Times New Roman"/>
          <w:sz w:val="24"/>
          <w:szCs w:val="24"/>
          <w:highlight w:val="yellow"/>
        </w:rPr>
        <w:t xml:space="preserve">(3), 400-408. </w:t>
      </w:r>
      <w:hyperlink r:id="rId74" w:history="1">
        <w:r w:rsidRPr="009F1723">
          <w:rPr>
            <w:rStyle w:val="ad"/>
            <w:sz w:val="24"/>
            <w:szCs w:val="24"/>
            <w:highlight w:val="yellow"/>
          </w:rPr>
          <w:t xml:space="preserve"> https://doi.org/10.15544/mts.2019.32</w:t>
        </w:r>
      </w:hyperlink>
    </w:p>
    <w:p w14:paraId="7F5732E1" w14:textId="77777777" w:rsidR="00807F69" w:rsidRPr="008622B7" w:rsidRDefault="00807F69" w:rsidP="00807F69">
      <w:pPr>
        <w:spacing w:after="0" w:line="360" w:lineRule="auto"/>
        <w:jc w:val="both"/>
        <w:rPr>
          <w:rFonts w:ascii="Times New Roman" w:hAnsi="Times New Roman"/>
          <w:sz w:val="24"/>
          <w:szCs w:val="24"/>
          <w:lang w:val="kk-KZ"/>
        </w:rPr>
      </w:pPr>
    </w:p>
    <w:p w14:paraId="4F47E3BD" w14:textId="77777777" w:rsidR="00807F69" w:rsidRPr="008622B7" w:rsidRDefault="00A40E3E" w:rsidP="00807F69">
      <w:pPr>
        <w:spacing w:after="0" w:line="360" w:lineRule="auto"/>
        <w:jc w:val="both"/>
        <w:rPr>
          <w:rFonts w:ascii="Times New Roman" w:hAnsi="Times New Roman"/>
          <w:sz w:val="24"/>
          <w:szCs w:val="24"/>
          <w:lang w:val="kk-KZ"/>
        </w:rPr>
      </w:pPr>
      <w:r w:rsidRPr="00D73213">
        <w:rPr>
          <w:rFonts w:ascii="Times New Roman" w:hAnsi="Times New Roman"/>
          <w:sz w:val="24"/>
          <w:szCs w:val="24"/>
          <w:highlight w:val="yellow"/>
        </w:rPr>
        <w:t xml:space="preserve">Kuldasheva, Z., &amp; Ahmad, M. (2025). Empowering economic growth through female labor force participation in Central Asia: Evidence from regression and dynamic analyses. </w:t>
      </w:r>
      <w:r w:rsidRPr="00D73213">
        <w:rPr>
          <w:rFonts w:ascii="Times New Roman" w:hAnsi="Times New Roman"/>
          <w:i/>
          <w:iCs/>
          <w:sz w:val="24"/>
          <w:szCs w:val="24"/>
          <w:highlight w:val="yellow"/>
        </w:rPr>
        <w:t>Asia and the Global Economy, 5</w:t>
      </w:r>
      <w:r w:rsidRPr="00D73213">
        <w:rPr>
          <w:rFonts w:ascii="Times New Roman" w:hAnsi="Times New Roman"/>
          <w:sz w:val="24"/>
          <w:szCs w:val="24"/>
          <w:highlight w:val="yellow"/>
        </w:rPr>
        <w:t>(2), 100–115.</w:t>
      </w:r>
      <w:hyperlink r:id="rId75" w:tgtFrame="_blank" w:tooltip="Persistent link using digital object identifier" w:history="1">
        <w:r w:rsidRPr="00D73213">
          <w:rPr>
            <w:rStyle w:val="ad"/>
            <w:sz w:val="24"/>
            <w:szCs w:val="24"/>
            <w:highlight w:val="yellow"/>
          </w:rPr>
          <w:t xml:space="preserve"> https://doi.org/10.1016/j.aglobe.2025.100115</w:t>
        </w:r>
      </w:hyperlink>
    </w:p>
    <w:p w14:paraId="13F8A932" w14:textId="77777777" w:rsidR="00807F69" w:rsidRPr="008622B7" w:rsidRDefault="00807F69" w:rsidP="00807F69">
      <w:pPr>
        <w:spacing w:after="0" w:line="360" w:lineRule="auto"/>
        <w:jc w:val="both"/>
        <w:rPr>
          <w:rFonts w:ascii="Times New Roman" w:hAnsi="Times New Roman"/>
          <w:sz w:val="24"/>
          <w:szCs w:val="24"/>
          <w:lang w:val="kk-KZ"/>
        </w:rPr>
      </w:pPr>
    </w:p>
    <w:p w14:paraId="457FAD58" w14:textId="77777777" w:rsidR="00807F69" w:rsidRPr="008622B7" w:rsidRDefault="00A40E3E" w:rsidP="00807F69">
      <w:pPr>
        <w:spacing w:after="0" w:line="360" w:lineRule="auto"/>
        <w:jc w:val="both"/>
        <w:rPr>
          <w:rFonts w:ascii="Times New Roman" w:hAnsi="Times New Roman"/>
          <w:sz w:val="24"/>
          <w:szCs w:val="24"/>
          <w:lang w:val="kk-KZ"/>
        </w:rPr>
      </w:pPr>
      <w:r w:rsidRPr="00AC606E">
        <w:rPr>
          <w:rFonts w:ascii="Times New Roman" w:hAnsi="Times New Roman"/>
          <w:sz w:val="24"/>
          <w:szCs w:val="24"/>
          <w:highlight w:val="yellow"/>
        </w:rPr>
        <w:t xml:space="preserve">Lambrecht, I. B., Mahrt, K., Synt, N. L. K., Win, H. E., &amp; Win, K. Z. (2023). Gender gaps in land rights: Explaining different measures and why households differ in Myanmar. </w:t>
      </w:r>
      <w:r w:rsidRPr="00AC606E">
        <w:rPr>
          <w:rFonts w:ascii="Times New Roman" w:hAnsi="Times New Roman"/>
          <w:i/>
          <w:iCs/>
          <w:sz w:val="24"/>
          <w:szCs w:val="24"/>
          <w:highlight w:val="yellow"/>
        </w:rPr>
        <w:t>Agricultural Economics, 54</w:t>
      </w:r>
      <w:r w:rsidRPr="00AC606E">
        <w:rPr>
          <w:rFonts w:ascii="Times New Roman" w:hAnsi="Times New Roman"/>
          <w:sz w:val="24"/>
          <w:szCs w:val="24"/>
          <w:highlight w:val="yellow"/>
        </w:rPr>
        <w:t>(6), 728–741.</w:t>
      </w:r>
      <w:hyperlink r:id="rId76" w:tgtFrame="_blank" w:history="1">
        <w:r w:rsidRPr="00AC606E">
          <w:rPr>
            <w:rStyle w:val="ad"/>
            <w:sz w:val="24"/>
            <w:szCs w:val="24"/>
            <w:highlight w:val="yellow"/>
          </w:rPr>
          <w:t xml:space="preserve"> https://doi.org/10.1111/agec.12789</w:t>
        </w:r>
      </w:hyperlink>
    </w:p>
    <w:p w14:paraId="4E29DC10" w14:textId="77777777" w:rsidR="00807F69" w:rsidRPr="008622B7" w:rsidRDefault="00807F69" w:rsidP="00807F69">
      <w:pPr>
        <w:spacing w:after="0" w:line="360" w:lineRule="auto"/>
        <w:jc w:val="both"/>
        <w:rPr>
          <w:rFonts w:ascii="Times New Roman" w:hAnsi="Times New Roman"/>
          <w:sz w:val="24"/>
          <w:szCs w:val="24"/>
          <w:lang w:val="kk-KZ"/>
        </w:rPr>
      </w:pPr>
    </w:p>
    <w:p w14:paraId="36EC3C83" w14:textId="77777777" w:rsidR="00807F69" w:rsidRPr="008622B7" w:rsidRDefault="00A40E3E"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D61C6A">
        <w:rPr>
          <w:rFonts w:ascii="Times New Roman" w:hAnsi="Times New Roman"/>
          <w:sz w:val="24"/>
          <w:szCs w:val="24"/>
          <w:highlight w:val="yellow"/>
        </w:rPr>
        <w:t xml:space="preserve">Lee, S. J., &amp; Wooldridge, J. M. (2023). A Simple Transformation Approach to Difference-in-Differences Estimation for Panel Data. </w:t>
      </w:r>
      <w:r w:rsidRPr="00D61C6A">
        <w:rPr>
          <w:rFonts w:ascii="Times New Roman" w:hAnsi="Times New Roman"/>
          <w:i/>
          <w:iCs/>
          <w:sz w:val="24"/>
          <w:szCs w:val="24"/>
          <w:highlight w:val="yellow"/>
        </w:rPr>
        <w:t>Available at SSRN 4516518</w:t>
      </w:r>
      <w:r w:rsidRPr="00D61C6A">
        <w:rPr>
          <w:rFonts w:ascii="Times New Roman" w:hAnsi="Times New Roman"/>
          <w:sz w:val="24"/>
          <w:szCs w:val="24"/>
          <w:highlight w:val="yellow"/>
        </w:rPr>
        <w:t>.</w:t>
      </w:r>
      <w:hyperlink r:id="rId77" w:history="1">
        <w:r w:rsidRPr="00D61C6A">
          <w:rPr>
            <w:rStyle w:val="ad"/>
            <w:sz w:val="24"/>
            <w:szCs w:val="24"/>
            <w:highlight w:val="yellow"/>
          </w:rPr>
          <w:t xml:space="preserve"> http://dx.doi.org/10.2139/ssrn.4516518</w:t>
        </w:r>
      </w:hyperlink>
    </w:p>
    <w:p w14:paraId="1FDA3A3E" w14:textId="77777777" w:rsidR="00807F69" w:rsidRPr="008622B7" w:rsidRDefault="00807F69" w:rsidP="00807F69">
      <w:pPr>
        <w:spacing w:after="0" w:line="360" w:lineRule="auto"/>
        <w:jc w:val="both"/>
        <w:rPr>
          <w:rFonts w:ascii="Times New Roman" w:hAnsi="Times New Roman"/>
          <w:sz w:val="24"/>
          <w:szCs w:val="24"/>
          <w:lang w:val="kk-KZ"/>
        </w:rPr>
      </w:pPr>
    </w:p>
    <w:p w14:paraId="11F92F66" w14:textId="77777777" w:rsidR="00807F69" w:rsidRPr="00807F69" w:rsidRDefault="00A40E3E" w:rsidP="00807F69">
      <w:pPr>
        <w:spacing w:after="0" w:line="360" w:lineRule="auto"/>
        <w:jc w:val="both"/>
        <w:rPr>
          <w:rFonts w:ascii="Times New Roman" w:hAnsi="Times New Roman"/>
          <w:sz w:val="24"/>
          <w:szCs w:val="24"/>
        </w:rPr>
      </w:pPr>
      <w:r w:rsidRPr="00064234">
        <w:rPr>
          <w:rFonts w:ascii="Times New Roman" w:hAnsi="Times New Roman"/>
          <w:sz w:val="24"/>
          <w:szCs w:val="24"/>
          <w:highlight w:val="yellow"/>
        </w:rPr>
        <w:t xml:space="preserve">Li, B., &amp; Zhang, S. (2025). The effect of financial literacy on agricultural entrepreneurship. </w:t>
      </w:r>
      <w:r w:rsidRPr="00064234">
        <w:rPr>
          <w:rFonts w:ascii="Times New Roman" w:hAnsi="Times New Roman"/>
          <w:i/>
          <w:iCs/>
          <w:sz w:val="24"/>
          <w:szCs w:val="24"/>
          <w:highlight w:val="yellow"/>
        </w:rPr>
        <w:t>Finance Research Letters, 74</w:t>
      </w:r>
      <w:r w:rsidRPr="00064234">
        <w:rPr>
          <w:rFonts w:ascii="Times New Roman" w:hAnsi="Times New Roman"/>
          <w:sz w:val="24"/>
          <w:szCs w:val="24"/>
          <w:highlight w:val="yellow"/>
        </w:rPr>
        <w:t>, 106704.</w:t>
      </w:r>
      <w:hyperlink r:id="rId78" w:tgtFrame="_blank" w:tooltip="Persistent link using digital object identifier" w:history="1">
        <w:r w:rsidRPr="00064234">
          <w:rPr>
            <w:rStyle w:val="ad"/>
            <w:sz w:val="24"/>
            <w:szCs w:val="24"/>
            <w:highlight w:val="yellow"/>
          </w:rPr>
          <w:t xml:space="preserve"> https://doi.org/10.1016/j.frl.2024.106704</w:t>
        </w:r>
      </w:hyperlink>
    </w:p>
    <w:p w14:paraId="1F9C0B7D" w14:textId="77777777" w:rsidR="00807F69" w:rsidRDefault="00807F69" w:rsidP="00807F69">
      <w:pPr>
        <w:spacing w:after="0" w:line="360" w:lineRule="auto"/>
        <w:jc w:val="both"/>
        <w:rPr>
          <w:rFonts w:ascii="Arial" w:hAnsi="Arial" w:cs="Arial"/>
          <w:color w:val="222222"/>
          <w:sz w:val="20"/>
          <w:szCs w:val="20"/>
          <w:shd w:val="clear" w:color="auto" w:fill="FFFFFF"/>
        </w:rPr>
      </w:pPr>
    </w:p>
    <w:p w14:paraId="40716D10" w14:textId="77777777" w:rsidR="00807F69" w:rsidRDefault="00A40E3E" w:rsidP="00807F69">
      <w:pPr>
        <w:spacing w:after="0" w:line="360" w:lineRule="auto"/>
        <w:jc w:val="both"/>
        <w:rPr>
          <w:rFonts w:ascii="Arial" w:hAnsi="Arial" w:cs="Arial"/>
          <w:color w:val="222222"/>
          <w:sz w:val="20"/>
          <w:szCs w:val="20"/>
          <w:shd w:val="clear" w:color="auto" w:fill="FFFFFF"/>
        </w:rPr>
      </w:pPr>
      <w:r w:rsidRPr="0060204F">
        <w:rPr>
          <w:rFonts w:ascii="Arial" w:hAnsi="Arial" w:cs="Arial"/>
          <w:color w:val="222222"/>
          <w:sz w:val="20"/>
          <w:szCs w:val="20"/>
          <w:highlight w:val="yellow"/>
          <w:shd w:val="clear" w:color="auto" w:fill="FFFFFF"/>
        </w:rPr>
        <w:t xml:space="preserve">Lidder, P., Cattaneo, A., &amp; Chaya, M. (2025). Innovation and technology for achieving resilient and inclusive rural transformation. </w:t>
      </w:r>
      <w:r w:rsidRPr="0060204F">
        <w:rPr>
          <w:rFonts w:ascii="Arial" w:hAnsi="Arial" w:cs="Arial"/>
          <w:i/>
          <w:iCs/>
          <w:color w:val="222222"/>
          <w:sz w:val="20"/>
          <w:szCs w:val="20"/>
          <w:highlight w:val="yellow"/>
          <w:shd w:val="clear" w:color="auto" w:fill="FFFFFF"/>
        </w:rPr>
        <w:t>Global Food Security</w:t>
      </w:r>
      <w:r w:rsidRPr="0060204F">
        <w:rPr>
          <w:rFonts w:ascii="Arial" w:hAnsi="Arial" w:cs="Arial"/>
          <w:color w:val="222222"/>
          <w:sz w:val="20"/>
          <w:szCs w:val="20"/>
          <w:highlight w:val="yellow"/>
          <w:shd w:val="clear" w:color="auto" w:fill="FFFFFF"/>
        </w:rPr>
        <w:t>,</w:t>
      </w:r>
      <w:r w:rsidRPr="0060204F">
        <w:rPr>
          <w:rFonts w:ascii="Arial" w:hAnsi="Arial" w:cs="Arial"/>
          <w:i/>
          <w:iCs/>
          <w:color w:val="222222"/>
          <w:sz w:val="20"/>
          <w:szCs w:val="20"/>
          <w:highlight w:val="yellow"/>
          <w:shd w:val="clear" w:color="auto" w:fill="FFFFFF"/>
        </w:rPr>
        <w:t xml:space="preserve"> 44</w:t>
      </w:r>
      <w:r w:rsidRPr="0060204F">
        <w:rPr>
          <w:rFonts w:ascii="Arial" w:hAnsi="Arial" w:cs="Arial"/>
          <w:color w:val="222222"/>
          <w:sz w:val="20"/>
          <w:szCs w:val="20"/>
          <w:highlight w:val="yellow"/>
          <w:shd w:val="clear" w:color="auto" w:fill="FFFFFF"/>
        </w:rPr>
        <w:t>, 100827.</w:t>
      </w:r>
    </w:p>
    <w:p w14:paraId="5A71D08F" w14:textId="77777777" w:rsidR="00807F69" w:rsidRPr="0060204F" w:rsidRDefault="00A40E3E" w:rsidP="00807F69">
      <w:hyperlink r:id="rId79" w:tgtFrame="_blank" w:tooltip="Постоянная ссылка с использованием цифрового идентификатора объекта" w:history="1">
        <w:r w:rsidRPr="0060204F">
          <w:rPr>
            <w:rStyle w:val="ad"/>
            <w:highlight w:val="yellow"/>
          </w:rPr>
          <w:t>https://doi.org/10.1016/j.gfs.2025.100827</w:t>
        </w:r>
      </w:hyperlink>
    </w:p>
    <w:p w14:paraId="5B5ADE4E" w14:textId="77777777" w:rsidR="00807F69" w:rsidRDefault="00807F69" w:rsidP="00807F69">
      <w:pPr>
        <w:widowControl w:val="0"/>
        <w:tabs>
          <w:tab w:val="left" w:pos="851"/>
        </w:tabs>
        <w:autoSpaceDE w:val="0"/>
        <w:autoSpaceDN w:val="0"/>
        <w:adjustRightInd w:val="0"/>
        <w:spacing w:after="0" w:line="360" w:lineRule="auto"/>
        <w:contextualSpacing/>
        <w:jc w:val="both"/>
        <w:rPr>
          <w:rFonts w:ascii="Arial" w:hAnsi="Arial" w:cs="Arial"/>
          <w:color w:val="222222"/>
          <w:sz w:val="20"/>
          <w:szCs w:val="20"/>
          <w:highlight w:val="yellow"/>
          <w:shd w:val="clear" w:color="auto" w:fill="FFFFFF"/>
        </w:rPr>
      </w:pPr>
    </w:p>
    <w:p w14:paraId="480F46CE" w14:textId="77777777" w:rsidR="00807F69" w:rsidRDefault="00A40E3E" w:rsidP="00807F69">
      <w:pPr>
        <w:widowControl w:val="0"/>
        <w:tabs>
          <w:tab w:val="left" w:pos="851"/>
        </w:tabs>
        <w:autoSpaceDE w:val="0"/>
        <w:autoSpaceDN w:val="0"/>
        <w:adjustRightInd w:val="0"/>
        <w:spacing w:after="0" w:line="360" w:lineRule="auto"/>
        <w:contextualSpacing/>
        <w:jc w:val="both"/>
        <w:rPr>
          <w:rFonts w:ascii="Arial" w:hAnsi="Arial" w:cs="Arial"/>
          <w:color w:val="222222"/>
          <w:sz w:val="20"/>
          <w:szCs w:val="20"/>
          <w:shd w:val="clear" w:color="auto" w:fill="FFFFFF"/>
        </w:rPr>
      </w:pPr>
      <w:r w:rsidRPr="00003924">
        <w:rPr>
          <w:rFonts w:ascii="Arial" w:hAnsi="Arial" w:cs="Arial"/>
          <w:color w:val="222222"/>
          <w:sz w:val="20"/>
          <w:szCs w:val="20"/>
          <w:highlight w:val="yellow"/>
          <w:shd w:val="clear" w:color="auto" w:fill="FFFFFF"/>
        </w:rPr>
        <w:t xml:space="preserve">Lin, H., &amp; Peng, P. (2025). Impacts of digital inclusive finance, human capital, and the digital economy on rural development in developing countries. </w:t>
      </w:r>
      <w:r w:rsidRPr="00003924">
        <w:rPr>
          <w:rFonts w:ascii="Arial" w:hAnsi="Arial" w:cs="Arial"/>
          <w:i/>
          <w:iCs/>
          <w:color w:val="222222"/>
          <w:sz w:val="20"/>
          <w:szCs w:val="20"/>
          <w:highlight w:val="yellow"/>
          <w:shd w:val="clear" w:color="auto" w:fill="FFFFFF"/>
        </w:rPr>
        <w:t>Finance Research Letters</w:t>
      </w:r>
      <w:r w:rsidRPr="00003924">
        <w:rPr>
          <w:rFonts w:ascii="Arial" w:hAnsi="Arial" w:cs="Arial"/>
          <w:color w:val="222222"/>
          <w:sz w:val="20"/>
          <w:szCs w:val="20"/>
          <w:highlight w:val="yellow"/>
          <w:shd w:val="clear" w:color="auto" w:fill="FFFFFF"/>
        </w:rPr>
        <w:t>,</w:t>
      </w:r>
      <w:r w:rsidRPr="00003924">
        <w:rPr>
          <w:rFonts w:ascii="Arial" w:hAnsi="Arial" w:cs="Arial"/>
          <w:i/>
          <w:iCs/>
          <w:color w:val="222222"/>
          <w:sz w:val="20"/>
          <w:szCs w:val="20"/>
          <w:highlight w:val="yellow"/>
          <w:shd w:val="clear" w:color="auto" w:fill="FFFFFF"/>
        </w:rPr>
        <w:t xml:space="preserve"> 73</w:t>
      </w:r>
      <w:r w:rsidRPr="00003924">
        <w:rPr>
          <w:rFonts w:ascii="Arial" w:hAnsi="Arial" w:cs="Arial"/>
          <w:color w:val="222222"/>
          <w:sz w:val="20"/>
          <w:szCs w:val="20"/>
          <w:highlight w:val="yellow"/>
          <w:shd w:val="clear" w:color="auto" w:fill="FFFFFF"/>
        </w:rPr>
        <w:t>, 106654.</w:t>
      </w:r>
    </w:p>
    <w:p w14:paraId="0D1C18F7" w14:textId="77777777" w:rsidR="00807F69" w:rsidRPr="00003924" w:rsidRDefault="00A40E3E" w:rsidP="00807F69">
      <w:hyperlink r:id="rId80" w:tgtFrame="_blank" w:tooltip="Постоянная ссылка с использованием цифрового идентификатора объекта" w:history="1">
        <w:r w:rsidRPr="00003924">
          <w:rPr>
            <w:rStyle w:val="ad"/>
            <w:highlight w:val="yellow"/>
          </w:rPr>
          <w:t>https://doi.org/10.1016/j.frl.2024.106654</w:t>
        </w:r>
      </w:hyperlink>
    </w:p>
    <w:p w14:paraId="09F68431"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5139F1B7" w14:textId="77777777" w:rsidR="00807F69" w:rsidRPr="008622B7" w:rsidRDefault="00A40E3E" w:rsidP="00807F69">
      <w:pPr>
        <w:widowControl w:val="0"/>
        <w:tabs>
          <w:tab w:val="left" w:pos="851"/>
        </w:tabs>
        <w:autoSpaceDE w:val="0"/>
        <w:autoSpaceDN w:val="0"/>
        <w:adjustRightInd w:val="0"/>
        <w:spacing w:after="0" w:line="360" w:lineRule="auto"/>
        <w:contextualSpacing/>
        <w:jc w:val="both"/>
        <w:rPr>
          <w:rFonts w:ascii="Times New Roman" w:hAnsi="Times New Roman"/>
          <w:color w:val="666666"/>
          <w:sz w:val="24"/>
          <w:szCs w:val="24"/>
          <w:shd w:val="clear" w:color="auto" w:fill="FFFFFF"/>
          <w:lang w:val="kk-KZ"/>
        </w:rPr>
      </w:pPr>
      <w:r w:rsidRPr="00262D88">
        <w:rPr>
          <w:rFonts w:ascii="Times New Roman" w:hAnsi="Times New Roman"/>
          <w:sz w:val="24"/>
          <w:szCs w:val="24"/>
          <w:highlight w:val="yellow"/>
        </w:rPr>
        <w:t>Lopez, D. E., Frelat, R., &amp; Badstue, L. B. (2022). Towar</w:t>
      </w:r>
      <w:ins w:id="636" w:author="Editor" w:date="2026-05-09T06:26:00Z">
        <w:r w:rsidRPr="00262D88">
          <w:rPr>
            <w:rFonts w:ascii="Times New Roman" w:hAnsi="Times New Roman"/>
            <w:sz w:val="24"/>
            <w:szCs w:val="24"/>
            <w:highlight w:val="yellow"/>
          </w:rPr>
          <w:t>d</w:t>
        </w:r>
      </w:ins>
      <w:del w:id="637" w:author="Editor" w:date="2026-05-09T06:26:00Z">
        <w:r w:rsidRPr="00262D88">
          <w:rPr>
            <w:rFonts w:ascii="Times New Roman" w:hAnsi="Times New Roman"/>
            <w:sz w:val="24"/>
            <w:szCs w:val="24"/>
            <w:highlight w:val="yellow"/>
          </w:rPr>
          <w:delText>ds</w:delText>
        </w:r>
      </w:del>
      <w:r w:rsidRPr="00262D88">
        <w:rPr>
          <w:rFonts w:ascii="Times New Roman" w:hAnsi="Times New Roman"/>
          <w:sz w:val="24"/>
          <w:szCs w:val="24"/>
          <w:highlight w:val="yellow"/>
        </w:rPr>
        <w:t xml:space="preserve"> gender-inclusive innovation: Assessing local conditions for agricultural targeting. </w:t>
      </w:r>
      <w:r w:rsidRPr="00262D88">
        <w:rPr>
          <w:rFonts w:ascii="Times New Roman" w:hAnsi="Times New Roman"/>
          <w:i/>
          <w:iCs/>
          <w:sz w:val="24"/>
          <w:szCs w:val="24"/>
          <w:highlight w:val="yellow"/>
        </w:rPr>
        <w:t>PLoS One</w:t>
      </w:r>
      <w:r w:rsidRPr="00262D88">
        <w:rPr>
          <w:rFonts w:ascii="Times New Roman" w:hAnsi="Times New Roman"/>
          <w:sz w:val="24"/>
          <w:szCs w:val="24"/>
          <w:highlight w:val="yellow"/>
        </w:rPr>
        <w:t>,</w:t>
      </w:r>
      <w:r w:rsidRPr="00262D88">
        <w:rPr>
          <w:rFonts w:ascii="Times New Roman" w:hAnsi="Times New Roman"/>
          <w:i/>
          <w:iCs/>
          <w:sz w:val="24"/>
          <w:szCs w:val="24"/>
          <w:highlight w:val="yellow"/>
        </w:rPr>
        <w:t xml:space="preserve"> 17</w:t>
      </w:r>
      <w:r w:rsidRPr="00262D88">
        <w:rPr>
          <w:rFonts w:ascii="Times New Roman" w:hAnsi="Times New Roman"/>
          <w:sz w:val="24"/>
          <w:szCs w:val="24"/>
          <w:highlight w:val="yellow"/>
        </w:rPr>
        <w:t>(3), e0263771.</w:t>
      </w:r>
      <w:hyperlink r:id="rId81" w:history="1">
        <w:r w:rsidRPr="00262D88">
          <w:rPr>
            <w:rStyle w:val="ad"/>
            <w:sz w:val="24"/>
            <w:szCs w:val="24"/>
            <w:highlight w:val="yellow"/>
            <w:shd w:val="clear" w:color="auto" w:fill="FFFFFF"/>
          </w:rPr>
          <w:t xml:space="preserve"> https://doi.org/10.1371/journal.pone.0263771</w:t>
        </w:r>
      </w:hyperlink>
    </w:p>
    <w:p w14:paraId="36FACFE0" w14:textId="77777777" w:rsidR="00807F69" w:rsidRPr="008622B7" w:rsidRDefault="00807F69" w:rsidP="00807F69">
      <w:pPr>
        <w:spacing w:after="0" w:line="360" w:lineRule="auto"/>
        <w:jc w:val="both"/>
        <w:rPr>
          <w:rFonts w:ascii="Times New Roman" w:hAnsi="Times New Roman"/>
          <w:sz w:val="24"/>
          <w:szCs w:val="24"/>
          <w:lang w:val="kk-KZ"/>
        </w:rPr>
      </w:pPr>
    </w:p>
    <w:p w14:paraId="4F058869" w14:textId="77777777" w:rsidR="00807F69" w:rsidRPr="008622B7" w:rsidRDefault="00A40E3E" w:rsidP="00807F69">
      <w:pPr>
        <w:spacing w:after="0" w:line="360" w:lineRule="auto"/>
        <w:jc w:val="both"/>
        <w:rPr>
          <w:rFonts w:ascii="Times New Roman" w:hAnsi="Times New Roman"/>
          <w:sz w:val="24"/>
          <w:szCs w:val="24"/>
          <w:lang w:val="kk-KZ"/>
        </w:rPr>
      </w:pPr>
      <w:r w:rsidRPr="004940C5">
        <w:rPr>
          <w:rFonts w:ascii="Times New Roman" w:hAnsi="Times New Roman"/>
          <w:sz w:val="24"/>
          <w:szCs w:val="24"/>
          <w:highlight w:val="yellow"/>
        </w:rPr>
        <w:t xml:space="preserve">Mager, G., &amp; Faße, A. (2023). The contribution of smallholders' livelihood activities to income inequality and poverty: A case study from rural Tanzania. </w:t>
      </w:r>
      <w:r w:rsidRPr="004940C5">
        <w:rPr>
          <w:rFonts w:ascii="Times New Roman" w:hAnsi="Times New Roman"/>
          <w:i/>
          <w:iCs/>
          <w:sz w:val="24"/>
          <w:szCs w:val="24"/>
          <w:highlight w:val="yellow"/>
        </w:rPr>
        <w:t>Journal of International Development, 36</w:t>
      </w:r>
      <w:r w:rsidRPr="004940C5">
        <w:rPr>
          <w:rFonts w:ascii="Times New Roman" w:hAnsi="Times New Roman"/>
          <w:sz w:val="24"/>
          <w:szCs w:val="24"/>
          <w:highlight w:val="yellow"/>
        </w:rPr>
        <w:t>(1), 644-676.</w:t>
      </w:r>
      <w:hyperlink r:id="rId82" w:tgtFrame="_blank" w:history="1">
        <w:r w:rsidRPr="004940C5">
          <w:rPr>
            <w:rStyle w:val="ad"/>
            <w:sz w:val="24"/>
            <w:szCs w:val="24"/>
            <w:highlight w:val="yellow"/>
          </w:rPr>
          <w:t xml:space="preserve"> https://doi.org/10.1002/jid.3834</w:t>
        </w:r>
      </w:hyperlink>
    </w:p>
    <w:p w14:paraId="224EFB4A" w14:textId="77777777" w:rsidR="00807F69" w:rsidRPr="008622B7" w:rsidRDefault="00807F69" w:rsidP="00807F69">
      <w:pPr>
        <w:spacing w:after="0" w:line="360" w:lineRule="auto"/>
        <w:jc w:val="both"/>
        <w:rPr>
          <w:rFonts w:ascii="Times New Roman" w:hAnsi="Times New Roman"/>
          <w:sz w:val="24"/>
          <w:szCs w:val="24"/>
          <w:lang w:val="kk-KZ"/>
        </w:rPr>
      </w:pPr>
    </w:p>
    <w:p w14:paraId="4B0B02E0" w14:textId="77777777" w:rsidR="00807F69" w:rsidRPr="008622B7" w:rsidRDefault="00A40E3E"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AF560A">
        <w:rPr>
          <w:rFonts w:ascii="Times New Roman" w:hAnsi="Times New Roman"/>
          <w:sz w:val="24"/>
          <w:szCs w:val="24"/>
          <w:highlight w:val="yellow"/>
        </w:rPr>
        <w:t xml:space="preserve">Mare, Y. (2017). Gender division of labor and rural women’s control over productive resources: The case of Dita and Mirab Abaya districts, Gamo Gofa zone, Southern Nations, Nationalities, and Peoples Region (SNNPR), Ethiopia. </w:t>
      </w:r>
      <w:r w:rsidRPr="00AF560A">
        <w:rPr>
          <w:rFonts w:ascii="Times New Roman" w:hAnsi="Times New Roman"/>
          <w:i/>
          <w:iCs/>
          <w:sz w:val="24"/>
          <w:szCs w:val="24"/>
          <w:highlight w:val="yellow"/>
        </w:rPr>
        <w:t>Journal of Agricultural Extension and Rural Development</w:t>
      </w:r>
      <w:r w:rsidRPr="00AF560A">
        <w:rPr>
          <w:rFonts w:ascii="Times New Roman" w:hAnsi="Times New Roman"/>
          <w:sz w:val="24"/>
          <w:szCs w:val="24"/>
          <w:highlight w:val="yellow"/>
        </w:rPr>
        <w:t>,</w:t>
      </w:r>
      <w:r w:rsidRPr="00AF560A">
        <w:rPr>
          <w:rFonts w:ascii="Times New Roman" w:hAnsi="Times New Roman"/>
          <w:i/>
          <w:iCs/>
          <w:sz w:val="24"/>
          <w:szCs w:val="24"/>
          <w:highlight w:val="yellow"/>
        </w:rPr>
        <w:t xml:space="preserve"> 9</w:t>
      </w:r>
      <w:r w:rsidRPr="00AF560A">
        <w:rPr>
          <w:rFonts w:ascii="Times New Roman" w:hAnsi="Times New Roman"/>
          <w:sz w:val="24"/>
          <w:szCs w:val="24"/>
          <w:highlight w:val="yellow"/>
        </w:rPr>
        <w:t>(10), 230-238.</w:t>
      </w:r>
      <w:hyperlink r:id="rId83" w:tgtFrame="_blank" w:history="1">
        <w:r w:rsidRPr="00AF560A">
          <w:rPr>
            <w:rStyle w:val="ad"/>
            <w:sz w:val="24"/>
            <w:szCs w:val="24"/>
            <w:highlight w:val="yellow"/>
          </w:rPr>
          <w:t xml:space="preserve"> https://doi.org/10.5897/JAERD2015.0727</w:t>
        </w:r>
      </w:hyperlink>
      <w:r w:rsidRPr="008622B7">
        <w:rPr>
          <w:rFonts w:ascii="Times New Roman" w:hAnsi="Times New Roman"/>
          <w:sz w:val="24"/>
          <w:szCs w:val="24"/>
        </w:rPr>
        <w:t xml:space="preserve"> </w:t>
      </w:r>
    </w:p>
    <w:p w14:paraId="007A1FAC"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681DCA38" w14:textId="77777777" w:rsidR="00807F69" w:rsidRPr="008622B7" w:rsidRDefault="00A40E3E"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2C7241">
        <w:rPr>
          <w:rFonts w:ascii="Times New Roman" w:hAnsi="Times New Roman"/>
          <w:sz w:val="24"/>
          <w:szCs w:val="24"/>
          <w:highlight w:val="yellow"/>
        </w:rPr>
        <w:t xml:space="preserve">Mazakaza, C., &amp; Odoyo, C. (2022). The impact of microfinance on women: A brief review of the literature. </w:t>
      </w:r>
      <w:r w:rsidRPr="002C7241">
        <w:rPr>
          <w:rFonts w:ascii="Times New Roman" w:hAnsi="Times New Roman"/>
          <w:i/>
          <w:iCs/>
          <w:sz w:val="24"/>
          <w:szCs w:val="24"/>
          <w:highlight w:val="yellow"/>
        </w:rPr>
        <w:t>International Journal of Finance and Accounting</w:t>
      </w:r>
      <w:r w:rsidRPr="002C7241">
        <w:rPr>
          <w:rFonts w:ascii="Times New Roman" w:hAnsi="Times New Roman"/>
          <w:sz w:val="24"/>
          <w:szCs w:val="24"/>
          <w:highlight w:val="yellow"/>
        </w:rPr>
        <w:t>,</w:t>
      </w:r>
      <w:r w:rsidRPr="002C7241">
        <w:rPr>
          <w:rFonts w:ascii="Times New Roman" w:hAnsi="Times New Roman"/>
          <w:i/>
          <w:iCs/>
          <w:sz w:val="24"/>
          <w:szCs w:val="24"/>
          <w:highlight w:val="yellow"/>
        </w:rPr>
        <w:t xml:space="preserve"> 7</w:t>
      </w:r>
      <w:r w:rsidRPr="002C7241">
        <w:rPr>
          <w:rFonts w:ascii="Times New Roman" w:hAnsi="Times New Roman"/>
          <w:sz w:val="24"/>
          <w:szCs w:val="24"/>
          <w:highlight w:val="yellow"/>
        </w:rPr>
        <w:t>(2), 55–64.</w:t>
      </w:r>
      <w:hyperlink r:id="rId84" w:history="1">
        <w:r w:rsidRPr="002C7241">
          <w:rPr>
            <w:rStyle w:val="ad"/>
            <w:sz w:val="24"/>
            <w:szCs w:val="24"/>
            <w:highlight w:val="yellow"/>
            <w:shd w:val="clear" w:color="auto" w:fill="FFFFFF"/>
          </w:rPr>
          <w:t xml:space="preserve"> https://doi.org/10.47604/ijfa.1565</w:t>
        </w:r>
      </w:hyperlink>
    </w:p>
    <w:p w14:paraId="59E3C426"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11E8CA23" w14:textId="77777777" w:rsidR="00807F69" w:rsidRPr="008622B7" w:rsidRDefault="00807F69" w:rsidP="00807F69">
      <w:pPr>
        <w:spacing w:after="0" w:line="360" w:lineRule="auto"/>
        <w:jc w:val="both"/>
        <w:rPr>
          <w:rFonts w:ascii="Times New Roman" w:hAnsi="Times New Roman"/>
          <w:sz w:val="24"/>
          <w:szCs w:val="24"/>
          <w:lang w:val="kk-KZ"/>
        </w:rPr>
      </w:pPr>
    </w:p>
    <w:p w14:paraId="2A9F5C82" w14:textId="77777777" w:rsidR="00807F69" w:rsidRPr="008622B7" w:rsidRDefault="00A40E3E" w:rsidP="00807F69">
      <w:pPr>
        <w:spacing w:after="0" w:line="360" w:lineRule="auto"/>
        <w:jc w:val="both"/>
        <w:rPr>
          <w:rFonts w:ascii="Times New Roman" w:hAnsi="Times New Roman"/>
          <w:sz w:val="24"/>
          <w:szCs w:val="24"/>
          <w:lang w:val="kk-KZ"/>
        </w:rPr>
      </w:pPr>
      <w:r w:rsidRPr="000454A0">
        <w:rPr>
          <w:rFonts w:ascii="Times New Roman" w:hAnsi="Times New Roman"/>
          <w:sz w:val="24"/>
          <w:szCs w:val="24"/>
          <w:highlight w:val="yellow"/>
        </w:rPr>
        <w:t xml:space="preserve">Mbangiswano, S. Z., Ndlovu, E., &amp; Vuthela, Z. S. (2025). Empowering rural women agripreneurs through financial inclusion: Lessons from South Africa for the G20 development agenda. </w:t>
      </w:r>
      <w:r w:rsidRPr="000454A0">
        <w:rPr>
          <w:rFonts w:ascii="Times New Roman" w:hAnsi="Times New Roman"/>
          <w:i/>
          <w:iCs/>
          <w:sz w:val="24"/>
          <w:szCs w:val="24"/>
          <w:highlight w:val="yellow"/>
        </w:rPr>
        <w:t>Administrative Sciences, 15</w:t>
      </w:r>
      <w:r w:rsidRPr="000454A0">
        <w:rPr>
          <w:rFonts w:ascii="Times New Roman" w:hAnsi="Times New Roman"/>
          <w:sz w:val="24"/>
          <w:szCs w:val="24"/>
          <w:highlight w:val="yellow"/>
        </w:rPr>
        <w:t>(9), 340.</w:t>
      </w:r>
      <w:hyperlink r:id="rId85" w:history="1">
        <w:r w:rsidRPr="000454A0">
          <w:rPr>
            <w:rStyle w:val="ad"/>
            <w:sz w:val="24"/>
            <w:szCs w:val="24"/>
            <w:highlight w:val="yellow"/>
          </w:rPr>
          <w:t xml:space="preserve"> https://doi.org/10.3390/admsci15090340</w:t>
        </w:r>
      </w:hyperlink>
    </w:p>
    <w:p w14:paraId="3EACBF1E" w14:textId="77777777" w:rsidR="00807F69" w:rsidRPr="008622B7" w:rsidRDefault="00807F69" w:rsidP="00807F69">
      <w:pPr>
        <w:spacing w:after="0" w:line="360" w:lineRule="auto"/>
        <w:jc w:val="both"/>
        <w:rPr>
          <w:rFonts w:ascii="Times New Roman" w:hAnsi="Times New Roman"/>
          <w:sz w:val="24"/>
          <w:szCs w:val="24"/>
          <w:lang w:val="kk-KZ"/>
        </w:rPr>
      </w:pPr>
    </w:p>
    <w:p w14:paraId="042CBE37" w14:textId="77777777" w:rsidR="00807F69" w:rsidRPr="008622B7" w:rsidRDefault="00A40E3E"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7C52A2">
        <w:rPr>
          <w:rFonts w:ascii="Times New Roman" w:hAnsi="Times New Roman"/>
          <w:sz w:val="24"/>
          <w:szCs w:val="24"/>
          <w:highlight w:val="yellow"/>
        </w:rPr>
        <w:t xml:space="preserve">Meinzen-Dick, R., Quisumbing, A., Doss, C., &amp; Theis, S. (2019). Women’s land rights as a pathway to poverty reduction: Framework and review of available evidence. </w:t>
      </w:r>
      <w:r w:rsidRPr="007C52A2">
        <w:rPr>
          <w:rFonts w:ascii="Times New Roman" w:hAnsi="Times New Roman"/>
          <w:i/>
          <w:iCs/>
          <w:sz w:val="24"/>
          <w:szCs w:val="24"/>
          <w:highlight w:val="yellow"/>
        </w:rPr>
        <w:t>Agricultural Systems</w:t>
      </w:r>
      <w:r w:rsidRPr="007C52A2">
        <w:rPr>
          <w:rFonts w:ascii="Times New Roman" w:hAnsi="Times New Roman"/>
          <w:sz w:val="24"/>
          <w:szCs w:val="24"/>
          <w:highlight w:val="yellow"/>
        </w:rPr>
        <w:t>,</w:t>
      </w:r>
      <w:r w:rsidRPr="007C52A2">
        <w:rPr>
          <w:rFonts w:ascii="Times New Roman" w:hAnsi="Times New Roman"/>
          <w:i/>
          <w:iCs/>
          <w:sz w:val="24"/>
          <w:szCs w:val="24"/>
          <w:highlight w:val="yellow"/>
        </w:rPr>
        <w:t xml:space="preserve"> 172</w:t>
      </w:r>
      <w:r w:rsidRPr="007C52A2">
        <w:rPr>
          <w:rFonts w:ascii="Times New Roman" w:hAnsi="Times New Roman"/>
          <w:sz w:val="24"/>
          <w:szCs w:val="24"/>
          <w:highlight w:val="yellow"/>
        </w:rPr>
        <w:t>, 72-82.</w:t>
      </w:r>
      <w:hyperlink r:id="rId86" w:tgtFrame="_blank" w:tooltip="Persistent link using digital object identifier" w:history="1">
        <w:r w:rsidRPr="007C52A2">
          <w:rPr>
            <w:rStyle w:val="ad"/>
            <w:sz w:val="24"/>
            <w:szCs w:val="24"/>
            <w:highlight w:val="yellow"/>
          </w:rPr>
          <w:t xml:space="preserve"> https://doi.org/10.1016/j.agsy.2017.10.009</w:t>
        </w:r>
      </w:hyperlink>
    </w:p>
    <w:p w14:paraId="4389EF10"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1DA523AA" w14:textId="77777777" w:rsidR="00807F69" w:rsidRPr="008622B7" w:rsidRDefault="00A40E3E"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003924">
        <w:rPr>
          <w:rFonts w:ascii="Times New Roman" w:hAnsi="Times New Roman"/>
          <w:sz w:val="24"/>
          <w:szCs w:val="24"/>
          <w:highlight w:val="yellow"/>
        </w:rPr>
        <w:t xml:space="preserve">Mkhitaryan, A. (2021). Leasing as an effective tool for agricultural financing: The case of Armenia. </w:t>
      </w:r>
      <w:r w:rsidRPr="00003924">
        <w:rPr>
          <w:rFonts w:ascii="Times New Roman" w:hAnsi="Times New Roman"/>
          <w:i/>
          <w:iCs/>
          <w:sz w:val="24"/>
          <w:szCs w:val="24"/>
          <w:highlight w:val="yellow"/>
        </w:rPr>
        <w:t>Ural Agricultural Bulletin</w:t>
      </w:r>
      <w:r w:rsidRPr="00003924">
        <w:rPr>
          <w:rFonts w:ascii="Times New Roman" w:hAnsi="Times New Roman"/>
          <w:sz w:val="24"/>
          <w:szCs w:val="24"/>
          <w:highlight w:val="yellow"/>
        </w:rPr>
        <w:t>, (3 (206)), 81-91.</w:t>
      </w:r>
      <w:hyperlink r:id="rId87" w:history="1">
        <w:r w:rsidRPr="00003924">
          <w:rPr>
            <w:rStyle w:val="ad"/>
            <w:sz w:val="24"/>
            <w:szCs w:val="24"/>
            <w:highlight w:val="yellow"/>
          </w:rPr>
          <w:t xml:space="preserve"> </w:t>
        </w:r>
        <w:r w:rsidRPr="008622B7">
          <w:rPr>
            <w:rFonts w:ascii="Times New Roman" w:hAnsi="Times New Roman"/>
            <w:sz w:val="24"/>
            <w:szCs w:val="24"/>
          </w:rPr>
          <w:t>https://doi.org/10.32417/1997-4868-</w:t>
        </w:r>
        <w:r w:rsidRPr="00003924">
          <w:rPr>
            <w:rStyle w:val="ad"/>
            <w:sz w:val="24"/>
            <w:szCs w:val="24"/>
            <w:highlight w:val="yellow"/>
          </w:rPr>
          <w:t>2021-206-03-81-91</w:t>
        </w:r>
      </w:hyperlink>
      <w:r w:rsidRPr="008622B7">
        <w:rPr>
          <w:rFonts w:ascii="Times New Roman" w:hAnsi="Times New Roman"/>
          <w:sz w:val="24"/>
          <w:szCs w:val="24"/>
        </w:rPr>
        <w:t xml:space="preserve"> </w:t>
      </w:r>
    </w:p>
    <w:p w14:paraId="6355E4FB" w14:textId="77777777" w:rsidR="00807F69" w:rsidRPr="008622B7" w:rsidRDefault="00807F69" w:rsidP="00807F69">
      <w:pPr>
        <w:spacing w:after="0" w:line="360" w:lineRule="auto"/>
        <w:jc w:val="both"/>
        <w:rPr>
          <w:rFonts w:ascii="Times New Roman" w:hAnsi="Times New Roman"/>
          <w:sz w:val="24"/>
          <w:szCs w:val="24"/>
          <w:lang w:val="kk-KZ"/>
        </w:rPr>
      </w:pPr>
    </w:p>
    <w:p w14:paraId="713E622C" w14:textId="77777777" w:rsidR="00807F69" w:rsidRPr="008622B7" w:rsidRDefault="00A40E3E" w:rsidP="00807F69">
      <w:pPr>
        <w:spacing w:after="0" w:line="360" w:lineRule="auto"/>
        <w:jc w:val="both"/>
        <w:rPr>
          <w:rFonts w:ascii="Times New Roman" w:hAnsi="Times New Roman"/>
          <w:sz w:val="24"/>
          <w:szCs w:val="24"/>
          <w:lang w:val="kk-KZ"/>
        </w:rPr>
      </w:pPr>
      <w:r w:rsidRPr="00F42DAC">
        <w:rPr>
          <w:rFonts w:ascii="Times New Roman" w:hAnsi="Times New Roman"/>
          <w:sz w:val="24"/>
          <w:szCs w:val="24"/>
          <w:highlight w:val="yellow"/>
        </w:rPr>
        <w:t xml:space="preserve">Mobarok, M. H., Skevas, T., &amp; Thompson, W. (2021). Women’s empowerment in agriculture and productivity change: The case of Bangladesh rice farms. </w:t>
      </w:r>
      <w:r w:rsidRPr="00F42DAC">
        <w:rPr>
          <w:rFonts w:ascii="Times New Roman" w:hAnsi="Times New Roman"/>
          <w:i/>
          <w:iCs/>
          <w:sz w:val="24"/>
          <w:szCs w:val="24"/>
          <w:highlight w:val="yellow"/>
        </w:rPr>
        <w:t>PLoS ONE, 16(8), e0255589.</w:t>
      </w:r>
      <w:hyperlink r:id="rId88" w:history="1">
        <w:r w:rsidRPr="00F42DAC">
          <w:rPr>
            <w:rStyle w:val="ad"/>
            <w:i/>
            <w:iCs/>
            <w:sz w:val="24"/>
            <w:szCs w:val="24"/>
            <w:highlight w:val="yellow"/>
          </w:rPr>
          <w:t xml:space="preserve"> https://doi.org/10.1371/journal.pone.0255589</w:t>
        </w:r>
      </w:hyperlink>
    </w:p>
    <w:p w14:paraId="01492EE5" w14:textId="77777777" w:rsidR="00807F69" w:rsidRPr="008622B7" w:rsidRDefault="00807F69" w:rsidP="00807F69">
      <w:pPr>
        <w:spacing w:after="0" w:line="360" w:lineRule="auto"/>
        <w:jc w:val="both"/>
        <w:rPr>
          <w:rFonts w:ascii="Times New Roman" w:hAnsi="Times New Roman"/>
          <w:sz w:val="24"/>
          <w:szCs w:val="24"/>
          <w:lang w:val="kk-KZ"/>
        </w:rPr>
      </w:pPr>
    </w:p>
    <w:p w14:paraId="6F98B2DF" w14:textId="77777777" w:rsidR="00807F69" w:rsidRPr="008622B7" w:rsidRDefault="00A40E3E"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r w:rsidRPr="00064234">
        <w:rPr>
          <w:rFonts w:ascii="Times New Roman" w:hAnsi="Times New Roman"/>
          <w:sz w:val="24"/>
          <w:szCs w:val="24"/>
          <w:highlight w:val="yellow"/>
        </w:rPr>
        <w:t xml:space="preserve">Mohapatra, N., Shreya, K., &amp; Chinmay, A. (2020). Optimization of the random forest algorithm. In </w:t>
      </w:r>
      <w:r w:rsidRPr="00064234">
        <w:rPr>
          <w:rFonts w:ascii="Times New Roman" w:hAnsi="Times New Roman"/>
          <w:i/>
          <w:iCs/>
          <w:sz w:val="24"/>
          <w:szCs w:val="24"/>
          <w:highlight w:val="yellow"/>
        </w:rPr>
        <w:t xml:space="preserve">Advances in Data Science and Management: Proceedings of ICDSM 2019 </w:t>
      </w:r>
      <w:r w:rsidRPr="00064234">
        <w:rPr>
          <w:rFonts w:ascii="Times New Roman" w:hAnsi="Times New Roman"/>
          <w:sz w:val="24"/>
          <w:szCs w:val="24"/>
          <w:highlight w:val="yellow"/>
        </w:rPr>
        <w:t>(pp. 201-208). Springer.</w:t>
      </w:r>
      <w:hyperlink r:id="rId89" w:history="1">
        <w:r w:rsidRPr="00064234">
          <w:rPr>
            <w:rStyle w:val="ad"/>
            <w:sz w:val="24"/>
            <w:szCs w:val="24"/>
            <w:highlight w:val="yellow"/>
          </w:rPr>
          <w:t xml:space="preserve"> https://doi.org/10.1007/978-981-15-0978-0_21</w:t>
        </w:r>
      </w:hyperlink>
      <w:r w:rsidRPr="008622B7">
        <w:rPr>
          <w:rFonts w:ascii="Times New Roman" w:hAnsi="Times New Roman"/>
          <w:sz w:val="24"/>
          <w:szCs w:val="24"/>
        </w:rPr>
        <w:t xml:space="preserve"> </w:t>
      </w:r>
    </w:p>
    <w:p w14:paraId="5013113E" w14:textId="77777777" w:rsidR="00807F69" w:rsidRPr="008622B7" w:rsidRDefault="00807F69" w:rsidP="00807F69">
      <w:pPr>
        <w:spacing w:after="0" w:line="360" w:lineRule="auto"/>
        <w:jc w:val="both"/>
        <w:rPr>
          <w:rFonts w:ascii="Times New Roman" w:hAnsi="Times New Roman"/>
          <w:sz w:val="24"/>
          <w:szCs w:val="24"/>
          <w:lang w:val="kk-KZ"/>
        </w:rPr>
      </w:pPr>
    </w:p>
    <w:p w14:paraId="0689630D" w14:textId="77777777" w:rsidR="00807F69" w:rsidRPr="008622B7" w:rsidRDefault="00A40E3E" w:rsidP="00807F69">
      <w:pPr>
        <w:spacing w:after="0" w:line="360" w:lineRule="auto"/>
        <w:jc w:val="both"/>
        <w:rPr>
          <w:rFonts w:ascii="Times New Roman" w:hAnsi="Times New Roman"/>
          <w:sz w:val="24"/>
          <w:szCs w:val="24"/>
          <w:lang w:val="kk-KZ"/>
        </w:rPr>
      </w:pPr>
      <w:r w:rsidRPr="00D522C4">
        <w:rPr>
          <w:rFonts w:ascii="Times New Roman" w:hAnsi="Times New Roman"/>
          <w:sz w:val="24"/>
          <w:szCs w:val="24"/>
          <w:highlight w:val="yellow"/>
        </w:rPr>
        <w:t xml:space="preserve">Mohammed, F.Y., Khonje, M.G., &amp; Qaim, M. (2025). Women’s roles in decision-making and nutrition-sensitive agriculture. </w:t>
      </w:r>
      <w:r w:rsidRPr="00D522C4">
        <w:rPr>
          <w:rFonts w:ascii="Times New Roman" w:hAnsi="Times New Roman"/>
          <w:i/>
          <w:iCs/>
          <w:sz w:val="24"/>
          <w:szCs w:val="24"/>
          <w:highlight w:val="yellow"/>
        </w:rPr>
        <w:t>Food Security,</w:t>
      </w:r>
      <w:r w:rsidRPr="00D522C4">
        <w:rPr>
          <w:rFonts w:ascii="Times New Roman" w:hAnsi="Times New Roman"/>
          <w:sz w:val="24"/>
          <w:szCs w:val="24"/>
          <w:highlight w:val="yellow"/>
        </w:rPr>
        <w:t xml:space="preserve"> 17, 1301–1315.</w:t>
      </w:r>
      <w:hyperlink r:id="rId90" w:history="1">
        <w:r w:rsidRPr="00D522C4">
          <w:rPr>
            <w:rStyle w:val="ad"/>
            <w:sz w:val="24"/>
            <w:szCs w:val="24"/>
            <w:highlight w:val="yellow"/>
          </w:rPr>
          <w:t xml:space="preserve"> https://doi.org/10.1007/s12571-025-01553-5</w:t>
        </w:r>
      </w:hyperlink>
    </w:p>
    <w:p w14:paraId="5FA98FEF" w14:textId="77777777" w:rsidR="00807F69" w:rsidRPr="008622B7" w:rsidRDefault="00807F69" w:rsidP="00807F69">
      <w:pPr>
        <w:spacing w:after="0" w:line="360" w:lineRule="auto"/>
        <w:jc w:val="both"/>
        <w:rPr>
          <w:rFonts w:ascii="Times New Roman" w:hAnsi="Times New Roman"/>
          <w:sz w:val="24"/>
          <w:szCs w:val="24"/>
          <w:lang w:val="kk-KZ"/>
        </w:rPr>
      </w:pPr>
    </w:p>
    <w:p w14:paraId="0703B618" w14:textId="77777777" w:rsidR="00807F69" w:rsidRPr="008622B7" w:rsidRDefault="00A40E3E"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262D88">
        <w:rPr>
          <w:rFonts w:ascii="Times New Roman" w:hAnsi="Times New Roman"/>
          <w:sz w:val="24"/>
          <w:szCs w:val="24"/>
          <w:highlight w:val="yellow"/>
        </w:rPr>
        <w:t xml:space="preserve">Mottet, A., Bicksler, A., Lucantoni, D., De Rosa, F., Scherf, B., Scopel, E., López-Ridaura, S., Gemmil-Herren, B., Bezner Kerr, R., &amp; Sourisseau, J.-M. (2020). Assessing transitions to sustainable agricultural and food systems: A tool for agroecology performance evaluation (TAPE). </w:t>
      </w:r>
      <w:r w:rsidRPr="00262D88">
        <w:rPr>
          <w:rFonts w:ascii="Times New Roman" w:hAnsi="Times New Roman"/>
          <w:i/>
          <w:iCs/>
          <w:sz w:val="24"/>
          <w:szCs w:val="24"/>
          <w:highlight w:val="yellow"/>
        </w:rPr>
        <w:t>Frontiers in Sustainable Food Systems</w:t>
      </w:r>
      <w:r w:rsidRPr="00262D88">
        <w:rPr>
          <w:rFonts w:ascii="Times New Roman" w:hAnsi="Times New Roman"/>
          <w:sz w:val="24"/>
          <w:szCs w:val="24"/>
          <w:highlight w:val="yellow"/>
        </w:rPr>
        <w:t>,</w:t>
      </w:r>
      <w:r w:rsidRPr="00262D88">
        <w:rPr>
          <w:rFonts w:ascii="Times New Roman" w:hAnsi="Times New Roman"/>
          <w:i/>
          <w:iCs/>
          <w:sz w:val="24"/>
          <w:szCs w:val="24"/>
          <w:highlight w:val="yellow"/>
        </w:rPr>
        <w:t xml:space="preserve"> 4</w:t>
      </w:r>
      <w:r w:rsidRPr="00262D88">
        <w:rPr>
          <w:rFonts w:ascii="Times New Roman" w:hAnsi="Times New Roman"/>
          <w:sz w:val="24"/>
          <w:szCs w:val="24"/>
          <w:highlight w:val="yellow"/>
        </w:rPr>
        <w:t>, 579154.</w:t>
      </w:r>
      <w:hyperlink r:id="rId91" w:history="1">
        <w:r w:rsidRPr="00262D88">
          <w:rPr>
            <w:rStyle w:val="ad"/>
            <w:sz w:val="24"/>
            <w:szCs w:val="24"/>
            <w:highlight w:val="yellow"/>
            <w:shd w:val="clear" w:color="auto" w:fill="FFFFFF"/>
          </w:rPr>
          <w:t xml:space="preserve"> https://doi.org/10.3389/fsufs.2020.579154</w:t>
        </w:r>
      </w:hyperlink>
    </w:p>
    <w:p w14:paraId="346D6A45"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6492B1B4" w14:textId="77777777" w:rsidR="00807F69" w:rsidRPr="008622B7" w:rsidRDefault="00A40E3E"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9F1723">
        <w:rPr>
          <w:rFonts w:ascii="Times New Roman" w:hAnsi="Times New Roman"/>
          <w:sz w:val="24"/>
          <w:szCs w:val="24"/>
          <w:highlight w:val="yellow"/>
        </w:rPr>
        <w:t xml:space="preserve">Mozumdar, L., Lindgren, S., &amp; Nishat, N. (2025). Modern agrotechnology, women’s empowerment, and poverty reduction nexus: Mediation of farm performance; empirical evidence on the BAU-STR dryer. </w:t>
      </w:r>
      <w:r w:rsidRPr="009F1723">
        <w:rPr>
          <w:rFonts w:ascii="Times New Roman" w:hAnsi="Times New Roman"/>
          <w:i/>
          <w:iCs/>
          <w:sz w:val="24"/>
          <w:szCs w:val="24"/>
          <w:highlight w:val="yellow"/>
        </w:rPr>
        <w:t>World Development Perspectives</w:t>
      </w:r>
      <w:r w:rsidRPr="009F1723">
        <w:rPr>
          <w:rFonts w:ascii="Times New Roman" w:hAnsi="Times New Roman"/>
          <w:sz w:val="24"/>
          <w:szCs w:val="24"/>
          <w:highlight w:val="yellow"/>
        </w:rPr>
        <w:t>,</w:t>
      </w:r>
      <w:r w:rsidRPr="009F1723">
        <w:rPr>
          <w:rFonts w:ascii="Times New Roman" w:hAnsi="Times New Roman"/>
          <w:i/>
          <w:iCs/>
          <w:sz w:val="24"/>
          <w:szCs w:val="24"/>
          <w:highlight w:val="yellow"/>
        </w:rPr>
        <w:t xml:space="preserve"> 37</w:t>
      </w:r>
      <w:r w:rsidRPr="009F1723">
        <w:rPr>
          <w:rFonts w:ascii="Times New Roman" w:hAnsi="Times New Roman"/>
          <w:sz w:val="24"/>
          <w:szCs w:val="24"/>
          <w:highlight w:val="yellow"/>
        </w:rPr>
        <w:t>, 100673.</w:t>
      </w:r>
      <w:hyperlink r:id="rId92" w:tgtFrame="_blank" w:tooltip="Persistent link using digital object identifier" w:history="1">
        <w:r w:rsidRPr="009F1723">
          <w:rPr>
            <w:rStyle w:val="ad"/>
            <w:sz w:val="24"/>
            <w:szCs w:val="24"/>
            <w:highlight w:val="yellow"/>
          </w:rPr>
          <w:t xml:space="preserve"> https://doi.org/10.1016/j.wdp.2025.100673</w:t>
        </w:r>
      </w:hyperlink>
    </w:p>
    <w:p w14:paraId="6AB84205" w14:textId="77777777" w:rsidR="00807F69" w:rsidRPr="008622B7" w:rsidRDefault="00807F69" w:rsidP="00807F69">
      <w:pPr>
        <w:spacing w:after="0" w:line="360" w:lineRule="auto"/>
        <w:jc w:val="both"/>
        <w:rPr>
          <w:rFonts w:ascii="Times New Roman" w:hAnsi="Times New Roman"/>
          <w:sz w:val="24"/>
          <w:szCs w:val="24"/>
          <w:lang w:val="kk-KZ"/>
        </w:rPr>
      </w:pPr>
    </w:p>
    <w:p w14:paraId="39C9AEC8" w14:textId="77777777" w:rsidR="00807F69" w:rsidRPr="008622B7" w:rsidRDefault="00A40E3E" w:rsidP="00807F69">
      <w:pPr>
        <w:spacing w:after="0" w:line="360" w:lineRule="auto"/>
        <w:jc w:val="both"/>
        <w:rPr>
          <w:rFonts w:ascii="Times New Roman" w:hAnsi="Times New Roman"/>
          <w:sz w:val="24"/>
          <w:szCs w:val="24"/>
          <w:lang w:val="kk-KZ"/>
        </w:rPr>
      </w:pPr>
      <w:r w:rsidRPr="00AC606E">
        <w:rPr>
          <w:rFonts w:ascii="Times New Roman" w:hAnsi="Times New Roman"/>
          <w:sz w:val="24"/>
          <w:szCs w:val="24"/>
          <w:highlight w:val="yellow"/>
        </w:rPr>
        <w:t xml:space="preserve">Naheed, S., &amp; Rukhsana, R. (2024). Transitioning to sustainable food systems in a changing climate and gender equality: A brief review. </w:t>
      </w:r>
      <w:r w:rsidRPr="00AC606E">
        <w:rPr>
          <w:rFonts w:ascii="Times New Roman" w:hAnsi="Times New Roman"/>
          <w:i/>
          <w:iCs/>
          <w:sz w:val="24"/>
          <w:szCs w:val="24"/>
          <w:highlight w:val="yellow"/>
        </w:rPr>
        <w:t>Agriculture &amp; Food Security, 13</w:t>
      </w:r>
      <w:r w:rsidRPr="00AC606E">
        <w:rPr>
          <w:rFonts w:ascii="Times New Roman" w:hAnsi="Times New Roman"/>
          <w:sz w:val="24"/>
          <w:szCs w:val="24"/>
          <w:highlight w:val="yellow"/>
        </w:rPr>
        <w:t>, 41.</w:t>
      </w:r>
      <w:hyperlink r:id="rId93" w:history="1">
        <w:r w:rsidRPr="00AC606E">
          <w:rPr>
            <w:rStyle w:val="ad"/>
            <w:sz w:val="24"/>
            <w:szCs w:val="24"/>
            <w:highlight w:val="yellow"/>
          </w:rPr>
          <w:t xml:space="preserve"> https://doi.org/10.1186/s40066-024-00492-2</w:t>
        </w:r>
      </w:hyperlink>
    </w:p>
    <w:p w14:paraId="0942F6E4" w14:textId="77777777" w:rsidR="00807F69" w:rsidRPr="008622B7" w:rsidRDefault="00807F69" w:rsidP="00807F69">
      <w:pPr>
        <w:spacing w:after="0" w:line="360" w:lineRule="auto"/>
        <w:jc w:val="both"/>
        <w:rPr>
          <w:rFonts w:ascii="Times New Roman" w:hAnsi="Times New Roman"/>
          <w:sz w:val="24"/>
          <w:szCs w:val="24"/>
          <w:lang w:val="kk-KZ"/>
        </w:rPr>
      </w:pPr>
    </w:p>
    <w:p w14:paraId="69064033" w14:textId="77777777" w:rsidR="00807F69" w:rsidRDefault="00A40E3E" w:rsidP="00807F69">
      <w:pPr>
        <w:spacing w:after="0" w:line="360" w:lineRule="auto"/>
        <w:jc w:val="both"/>
        <w:rPr>
          <w:rFonts w:ascii="Times New Roman" w:hAnsi="Times New Roman"/>
          <w:sz w:val="24"/>
          <w:szCs w:val="24"/>
          <w:lang w:val="kk-KZ"/>
        </w:rPr>
      </w:pPr>
      <w:r w:rsidRPr="00F42DAC">
        <w:rPr>
          <w:rFonts w:ascii="Times New Roman" w:hAnsi="Times New Roman"/>
          <w:sz w:val="24"/>
          <w:szCs w:val="24"/>
          <w:highlight w:val="yellow"/>
        </w:rPr>
        <w:t xml:space="preserve">Namayengo, F. M. M., van Ophem, J. A. C., &amp; Antonides, G. (2023). A comparative study on the role of microcredit in improving agricultural production among resource-poor rural women. </w:t>
      </w:r>
      <w:r w:rsidRPr="00F42DAC">
        <w:rPr>
          <w:rFonts w:ascii="Times New Roman" w:hAnsi="Times New Roman"/>
          <w:i/>
          <w:iCs/>
          <w:sz w:val="24"/>
          <w:szCs w:val="24"/>
          <w:highlight w:val="yellow"/>
        </w:rPr>
        <w:t>Frontiers in Sustainable Food Systems, 7</w:t>
      </w:r>
      <w:r w:rsidRPr="00F42DAC">
        <w:rPr>
          <w:rFonts w:ascii="Times New Roman" w:hAnsi="Times New Roman"/>
          <w:sz w:val="24"/>
          <w:szCs w:val="24"/>
          <w:highlight w:val="yellow"/>
        </w:rPr>
        <w:t>.</w:t>
      </w:r>
      <w:hyperlink r:id="rId94" w:history="1">
        <w:r w:rsidRPr="00F42DAC">
          <w:rPr>
            <w:rStyle w:val="ad"/>
            <w:sz w:val="24"/>
            <w:szCs w:val="24"/>
            <w:highlight w:val="yellow"/>
          </w:rPr>
          <w:t xml:space="preserve"> https://doi.org/10.3389/fsufs.2023.1083660</w:t>
        </w:r>
      </w:hyperlink>
    </w:p>
    <w:p w14:paraId="2FD9C749" w14:textId="77777777" w:rsidR="00807F69" w:rsidRPr="008622B7" w:rsidRDefault="00807F69" w:rsidP="00807F69">
      <w:pPr>
        <w:spacing w:after="0" w:line="360" w:lineRule="auto"/>
        <w:jc w:val="both"/>
        <w:rPr>
          <w:rFonts w:ascii="Times New Roman" w:hAnsi="Times New Roman"/>
          <w:sz w:val="24"/>
          <w:szCs w:val="24"/>
          <w:lang w:val="kk-KZ"/>
        </w:rPr>
      </w:pPr>
    </w:p>
    <w:p w14:paraId="50BEFE6E" w14:textId="77777777" w:rsidR="00807F69" w:rsidRDefault="00A40E3E" w:rsidP="00807F69">
      <w:pPr>
        <w:spacing w:after="0" w:line="360" w:lineRule="auto"/>
        <w:jc w:val="both"/>
        <w:rPr>
          <w:rStyle w:val="ad"/>
          <w:sz w:val="24"/>
          <w:szCs w:val="24"/>
          <w:lang w:val="kk-KZ"/>
        </w:rPr>
      </w:pPr>
      <w:r w:rsidRPr="00D61C6A">
        <w:rPr>
          <w:rFonts w:ascii="Times New Roman" w:hAnsi="Times New Roman"/>
          <w:sz w:val="24"/>
          <w:szCs w:val="24"/>
          <w:highlight w:val="yellow"/>
        </w:rPr>
        <w:t xml:space="preserve">Nchanji, E.B., Ndunguru, A., Kabungo, C. </w:t>
      </w:r>
      <w:ins w:id="638" w:author="Editor" w:date="2026-05-09T06:26:00Z">
        <w:r w:rsidRPr="00D61C6A">
          <w:rPr>
            <w:rFonts w:ascii="Times New Roman" w:hAnsi="Times New Roman"/>
            <w:sz w:val="24"/>
            <w:szCs w:val="24"/>
            <w:highlight w:val="yellow"/>
          </w:rPr>
          <w:t>et al</w:t>
        </w:r>
      </w:ins>
      <w:del w:id="639" w:author="Editor" w:date="2026-05-09T06:26:00Z">
        <w:r w:rsidRPr="00D61C6A">
          <w:rPr>
            <w:rFonts w:ascii="Times New Roman" w:hAnsi="Times New Roman"/>
            <w:i/>
            <w:iCs/>
            <w:sz w:val="24"/>
            <w:szCs w:val="24"/>
            <w:highlight w:val="yellow"/>
          </w:rPr>
          <w:delText>et al</w:delText>
        </w:r>
      </w:del>
      <w:r w:rsidRPr="00D61C6A">
        <w:rPr>
          <w:rFonts w:ascii="Times New Roman" w:hAnsi="Times New Roman"/>
          <w:i/>
          <w:iCs/>
          <w:sz w:val="24"/>
          <w:szCs w:val="24"/>
          <w:highlight w:val="yellow"/>
        </w:rPr>
        <w:t xml:space="preserve">. </w:t>
      </w:r>
      <w:r w:rsidRPr="00D61C6A">
        <w:rPr>
          <w:rFonts w:ascii="Times New Roman" w:hAnsi="Times New Roman"/>
          <w:sz w:val="24"/>
          <w:szCs w:val="24"/>
          <w:highlight w:val="yellow"/>
        </w:rPr>
        <w:t xml:space="preserve">(2025). Assessing gender disparities in farmers’ access and use of climate-smart agriculture in Southern Tanzania. </w:t>
      </w:r>
      <w:r w:rsidRPr="00D61C6A">
        <w:rPr>
          <w:rFonts w:ascii="Times New Roman" w:hAnsi="Times New Roman"/>
          <w:i/>
          <w:iCs/>
          <w:sz w:val="24"/>
          <w:szCs w:val="24"/>
          <w:highlight w:val="yellow"/>
        </w:rPr>
        <w:t>Discover Sustainability,</w:t>
      </w:r>
      <w:r w:rsidRPr="00D61C6A">
        <w:rPr>
          <w:rFonts w:ascii="Times New Roman" w:hAnsi="Times New Roman"/>
          <w:sz w:val="24"/>
          <w:szCs w:val="24"/>
          <w:highlight w:val="yellow"/>
        </w:rPr>
        <w:t xml:space="preserve"> 6, 337.</w:t>
      </w:r>
      <w:hyperlink r:id="rId95" w:history="1">
        <w:r w:rsidRPr="00D61C6A">
          <w:rPr>
            <w:rStyle w:val="ad"/>
            <w:sz w:val="24"/>
            <w:szCs w:val="24"/>
            <w:highlight w:val="yellow"/>
          </w:rPr>
          <w:t xml:space="preserve"> https://doi.org/10.1007/s43621-025-01150-8</w:t>
        </w:r>
      </w:hyperlink>
    </w:p>
    <w:p w14:paraId="4A33A3AB" w14:textId="77777777" w:rsidR="00807F69" w:rsidRDefault="00807F69" w:rsidP="00807F69">
      <w:pPr>
        <w:spacing w:after="0" w:line="360" w:lineRule="auto"/>
        <w:jc w:val="both"/>
        <w:rPr>
          <w:rStyle w:val="ad"/>
          <w:sz w:val="24"/>
          <w:szCs w:val="24"/>
          <w:lang w:val="kk-KZ"/>
        </w:rPr>
      </w:pPr>
    </w:p>
    <w:p w14:paraId="3A1AAB91" w14:textId="77777777" w:rsidR="00807F69" w:rsidRPr="00002163" w:rsidRDefault="00A40E3E" w:rsidP="00807F69">
      <w:pPr>
        <w:spacing w:after="0" w:line="360" w:lineRule="auto"/>
        <w:jc w:val="both"/>
        <w:rPr>
          <w:rFonts w:ascii="Arial" w:hAnsi="Arial" w:cs="Arial"/>
          <w:color w:val="222222"/>
          <w:sz w:val="20"/>
          <w:szCs w:val="20"/>
          <w:shd w:val="clear" w:color="auto" w:fill="FFFFFF"/>
        </w:rPr>
      </w:pPr>
      <w:r w:rsidRPr="00704CD1">
        <w:rPr>
          <w:rFonts w:ascii="Arial" w:hAnsi="Arial" w:cs="Arial"/>
          <w:color w:val="222222"/>
          <w:sz w:val="20"/>
          <w:szCs w:val="20"/>
          <w:highlight w:val="yellow"/>
          <w:shd w:val="clear" w:color="auto" w:fill="FFFFFF"/>
        </w:rPr>
        <w:t xml:space="preserve">Nhelnyama, S. N. (2026). Adoption of Artificial Intelligence for Agricultural Development and Advancement. In </w:t>
      </w:r>
      <w:r w:rsidRPr="00704CD1">
        <w:rPr>
          <w:rFonts w:ascii="Arial" w:hAnsi="Arial" w:cs="Arial"/>
          <w:i/>
          <w:iCs/>
          <w:color w:val="222222"/>
          <w:sz w:val="20"/>
          <w:szCs w:val="20"/>
          <w:highlight w:val="yellow"/>
          <w:shd w:val="clear" w:color="auto" w:fill="FFFFFF"/>
        </w:rPr>
        <w:t xml:space="preserve">Use and Abuse of AI in Warfare, Human Development, and Social Justice </w:t>
      </w:r>
      <w:r w:rsidRPr="00704CD1">
        <w:rPr>
          <w:rFonts w:ascii="Arial" w:hAnsi="Arial" w:cs="Arial"/>
          <w:color w:val="222222"/>
          <w:sz w:val="20"/>
          <w:szCs w:val="20"/>
          <w:highlight w:val="yellow"/>
          <w:shd w:val="clear" w:color="auto" w:fill="FFFFFF"/>
        </w:rPr>
        <w:t xml:space="preserve">(pp. 1–22). IGI Global Scientific Publishing. </w:t>
      </w:r>
      <w:r w:rsidRPr="00704CD1">
        <w:rPr>
          <w:rStyle w:val="isbn-label"/>
          <w:rFonts w:ascii="Segoe UI" w:hAnsi="Segoe UI" w:cs="Segoe UI"/>
          <w:color w:val="212529"/>
          <w:sz w:val="33"/>
          <w:szCs w:val="33"/>
          <w:highlight w:val="yellow"/>
          <w:shd w:val="clear" w:color="auto" w:fill="FFFFFF"/>
        </w:rPr>
        <w:t>DOI:</w:t>
      </w:r>
      <w:r w:rsidRPr="00704CD1">
        <w:rPr>
          <w:rFonts w:ascii="Segoe UI" w:hAnsi="Segoe UI" w:cs="Segoe UI"/>
          <w:color w:val="212529"/>
          <w:sz w:val="33"/>
          <w:szCs w:val="33"/>
          <w:highlight w:val="yellow"/>
          <w:shd w:val="clear" w:color="auto" w:fill="FFFFFF"/>
        </w:rPr>
        <w:t xml:space="preserve"> 10.4018/979-8-3693-8866-2.ch001</w:t>
      </w:r>
    </w:p>
    <w:p w14:paraId="2C34A85A" w14:textId="77777777" w:rsidR="00807F69" w:rsidRPr="008622B7" w:rsidRDefault="00807F69" w:rsidP="00807F69">
      <w:pPr>
        <w:spacing w:after="0" w:line="360" w:lineRule="auto"/>
        <w:jc w:val="both"/>
        <w:rPr>
          <w:rFonts w:ascii="Times New Roman" w:hAnsi="Times New Roman"/>
          <w:sz w:val="24"/>
          <w:szCs w:val="24"/>
          <w:lang w:val="kk-KZ"/>
        </w:rPr>
      </w:pPr>
    </w:p>
    <w:p w14:paraId="7B2B53E4" w14:textId="77777777" w:rsidR="00807F69" w:rsidRPr="008622B7" w:rsidRDefault="00807F69" w:rsidP="00807F69">
      <w:pPr>
        <w:spacing w:after="0" w:line="360" w:lineRule="auto"/>
        <w:jc w:val="both"/>
        <w:rPr>
          <w:rFonts w:ascii="Times New Roman" w:hAnsi="Times New Roman"/>
          <w:sz w:val="24"/>
          <w:szCs w:val="24"/>
          <w:lang w:val="kk-KZ"/>
        </w:rPr>
      </w:pPr>
    </w:p>
    <w:p w14:paraId="483E51CE" w14:textId="77777777" w:rsidR="00807F69" w:rsidRPr="008622B7" w:rsidRDefault="00A40E3E" w:rsidP="00807F69">
      <w:pPr>
        <w:spacing w:after="0" w:line="360" w:lineRule="auto"/>
        <w:jc w:val="both"/>
        <w:rPr>
          <w:rFonts w:ascii="Times New Roman" w:hAnsi="Times New Roman"/>
          <w:sz w:val="24"/>
          <w:szCs w:val="24"/>
          <w:lang w:val="kk-KZ"/>
        </w:rPr>
      </w:pPr>
      <w:r w:rsidRPr="000454A0">
        <w:rPr>
          <w:rFonts w:ascii="Times New Roman" w:hAnsi="Times New Roman"/>
          <w:sz w:val="24"/>
          <w:szCs w:val="24"/>
          <w:highlight w:val="yellow"/>
        </w:rPr>
        <w:t xml:space="preserve">Nyberg, Y., Mackay, H., Wilson, M., Samkunde, M., &amp; Wetterlind, J. (2025). Supporting access and implementation of agricultural extension services for female smallholder farmers. </w:t>
      </w:r>
      <w:r w:rsidRPr="000454A0">
        <w:rPr>
          <w:rFonts w:ascii="Times New Roman" w:hAnsi="Times New Roman"/>
          <w:i/>
          <w:iCs/>
          <w:sz w:val="24"/>
          <w:szCs w:val="24"/>
          <w:highlight w:val="yellow"/>
        </w:rPr>
        <w:t>International Journal of Agricultural Sustainability, 23</w:t>
      </w:r>
      <w:r w:rsidRPr="000454A0">
        <w:rPr>
          <w:rFonts w:ascii="Times New Roman" w:hAnsi="Times New Roman"/>
          <w:sz w:val="24"/>
          <w:szCs w:val="24"/>
          <w:highlight w:val="yellow"/>
        </w:rPr>
        <w:t>(1), 2505387.</w:t>
      </w:r>
      <w:hyperlink r:id="rId96" w:history="1">
        <w:r w:rsidRPr="000454A0">
          <w:rPr>
            <w:rStyle w:val="ad"/>
            <w:sz w:val="24"/>
            <w:szCs w:val="24"/>
            <w:highlight w:val="yellow"/>
          </w:rPr>
          <w:t xml:space="preserve"> https://doi.org/10.1080/14735903.2025.2505387</w:t>
        </w:r>
      </w:hyperlink>
    </w:p>
    <w:p w14:paraId="19D52EF8" w14:textId="77777777" w:rsidR="00807F69" w:rsidRPr="008622B7" w:rsidRDefault="00807F69" w:rsidP="00807F69">
      <w:pPr>
        <w:spacing w:after="0" w:line="360" w:lineRule="auto"/>
        <w:jc w:val="both"/>
        <w:rPr>
          <w:rFonts w:ascii="Times New Roman" w:hAnsi="Times New Roman"/>
          <w:sz w:val="24"/>
          <w:szCs w:val="24"/>
          <w:lang w:val="kk-KZ"/>
        </w:rPr>
      </w:pPr>
    </w:p>
    <w:p w14:paraId="22779F7C" w14:textId="77777777" w:rsidR="00807F69" w:rsidRPr="008622B7" w:rsidRDefault="00A40E3E" w:rsidP="00807F69">
      <w:pPr>
        <w:spacing w:after="0" w:line="360" w:lineRule="auto"/>
        <w:jc w:val="both"/>
        <w:rPr>
          <w:rFonts w:ascii="Times New Roman" w:hAnsi="Times New Roman"/>
          <w:sz w:val="24"/>
          <w:szCs w:val="24"/>
          <w:lang w:val="kk-KZ"/>
        </w:rPr>
      </w:pPr>
      <w:r w:rsidRPr="004940C5">
        <w:rPr>
          <w:rFonts w:ascii="Times New Roman" w:hAnsi="Times New Roman"/>
          <w:sz w:val="24"/>
          <w:szCs w:val="24"/>
          <w:highlight w:val="yellow"/>
        </w:rPr>
        <w:t xml:space="preserve">OECD/GWEP (2025). </w:t>
      </w:r>
      <w:r w:rsidRPr="004940C5">
        <w:rPr>
          <w:rFonts w:ascii="Times New Roman" w:hAnsi="Times New Roman"/>
          <w:i/>
          <w:iCs/>
          <w:sz w:val="24"/>
          <w:szCs w:val="24"/>
          <w:highlight w:val="yellow"/>
        </w:rPr>
        <w:t xml:space="preserve">Bridging the Finance Gap for Women Entrepreneurs: Insights from Academic and Policy Research. </w:t>
      </w:r>
      <w:r w:rsidRPr="004940C5">
        <w:rPr>
          <w:rFonts w:ascii="Times New Roman" w:hAnsi="Times New Roman"/>
          <w:sz w:val="24"/>
          <w:szCs w:val="24"/>
          <w:highlight w:val="yellow"/>
        </w:rPr>
        <w:t>OECD Studies on SMEs and Entrepreneurship, Paris.</w:t>
      </w:r>
      <w:hyperlink r:id="rId97" w:history="1">
        <w:r w:rsidRPr="004940C5">
          <w:rPr>
            <w:rStyle w:val="ad"/>
            <w:sz w:val="24"/>
            <w:szCs w:val="24"/>
            <w:highlight w:val="yellow"/>
          </w:rPr>
          <w:t xml:space="preserve"> https://doi.org/10.1787/75b52972-en</w:t>
        </w:r>
      </w:hyperlink>
      <w:r w:rsidRPr="008622B7">
        <w:rPr>
          <w:rFonts w:ascii="Times New Roman" w:hAnsi="Times New Roman"/>
          <w:sz w:val="24"/>
          <w:szCs w:val="24"/>
        </w:rPr>
        <w:t xml:space="preserve"> </w:t>
      </w:r>
    </w:p>
    <w:p w14:paraId="622E2525" w14:textId="77777777" w:rsidR="00807F69" w:rsidRPr="008622B7" w:rsidRDefault="00807F69" w:rsidP="00807F69">
      <w:pPr>
        <w:spacing w:after="0" w:line="360" w:lineRule="auto"/>
        <w:jc w:val="both"/>
        <w:rPr>
          <w:rFonts w:ascii="Times New Roman" w:hAnsi="Times New Roman"/>
          <w:sz w:val="24"/>
          <w:szCs w:val="24"/>
          <w:lang w:val="kk-KZ"/>
        </w:rPr>
      </w:pPr>
    </w:p>
    <w:p w14:paraId="1F53F920" w14:textId="77777777" w:rsidR="00807F69" w:rsidRPr="008622B7" w:rsidRDefault="00A40E3E" w:rsidP="00807F69">
      <w:pPr>
        <w:spacing w:after="0" w:line="360" w:lineRule="auto"/>
        <w:jc w:val="both"/>
        <w:rPr>
          <w:rFonts w:ascii="Times New Roman" w:hAnsi="Times New Roman"/>
          <w:sz w:val="24"/>
          <w:szCs w:val="24"/>
          <w:lang w:val="kk-KZ"/>
        </w:rPr>
      </w:pPr>
      <w:r w:rsidRPr="00262D88">
        <w:rPr>
          <w:rFonts w:ascii="Times New Roman" w:hAnsi="Times New Roman"/>
          <w:sz w:val="24"/>
          <w:szCs w:val="24"/>
          <w:highlight w:val="yellow"/>
        </w:rPr>
        <w:t xml:space="preserve">Ogunsola, O. E., Adenuga, M. A., &amp; Nnabueze, S. B. (2024). Fostering Inclusive Economies: The Role of Cooperatives in Empowering Women Entrepreneurs in Agriculture. </w:t>
      </w:r>
      <w:r w:rsidRPr="00262D88">
        <w:rPr>
          <w:rFonts w:ascii="Times New Roman" w:hAnsi="Times New Roman"/>
          <w:i/>
          <w:iCs/>
          <w:sz w:val="24"/>
          <w:szCs w:val="24"/>
          <w:highlight w:val="yellow"/>
        </w:rPr>
        <w:t>Global Management and Policy Journal, 1</w:t>
      </w:r>
      <w:r w:rsidRPr="00262D88">
        <w:rPr>
          <w:rFonts w:ascii="Times New Roman" w:hAnsi="Times New Roman"/>
          <w:sz w:val="24"/>
          <w:szCs w:val="24"/>
          <w:highlight w:val="yellow"/>
        </w:rPr>
        <w:t>(3), 26-46.</w:t>
      </w:r>
      <w:hyperlink r:id="rId98" w:history="1">
        <w:r w:rsidRPr="00262D88">
          <w:rPr>
            <w:rStyle w:val="ad"/>
            <w:sz w:val="24"/>
            <w:szCs w:val="24"/>
            <w:highlight w:val="yellow"/>
          </w:rPr>
          <w:t xml:space="preserve"> https://doi.org/10.54660/GMPJ.2024.1.3.26-46</w:t>
        </w:r>
      </w:hyperlink>
    </w:p>
    <w:p w14:paraId="7388FDB0" w14:textId="77777777" w:rsidR="00807F69" w:rsidRPr="008622B7" w:rsidRDefault="00807F69" w:rsidP="00807F69">
      <w:pPr>
        <w:spacing w:after="0" w:line="360" w:lineRule="auto"/>
        <w:jc w:val="both"/>
        <w:rPr>
          <w:rFonts w:ascii="Times New Roman" w:hAnsi="Times New Roman"/>
          <w:sz w:val="24"/>
          <w:szCs w:val="24"/>
          <w:lang w:val="kk-KZ"/>
        </w:rPr>
      </w:pPr>
    </w:p>
    <w:p w14:paraId="69794A90" w14:textId="77777777" w:rsidR="00807F69" w:rsidRPr="008622B7" w:rsidRDefault="00A40E3E" w:rsidP="00807F69">
      <w:pPr>
        <w:spacing w:after="0" w:line="360" w:lineRule="auto"/>
        <w:jc w:val="both"/>
        <w:rPr>
          <w:rFonts w:ascii="Times New Roman" w:hAnsi="Times New Roman"/>
          <w:sz w:val="24"/>
          <w:szCs w:val="24"/>
          <w:lang w:val="kk-KZ"/>
        </w:rPr>
      </w:pPr>
      <w:r w:rsidRPr="00D61C6A">
        <w:rPr>
          <w:rFonts w:ascii="Times New Roman" w:hAnsi="Times New Roman"/>
          <w:sz w:val="24"/>
          <w:szCs w:val="24"/>
          <w:highlight w:val="yellow"/>
        </w:rPr>
        <w:t xml:space="preserve">Omotayo, A. O., &amp; Omotoso, A. B. (2025). Climate-smart agricultural technology and gender-differentiated food and water security: Evidence from smallholder sunflower (Helianthus annuus L.) farmers. </w:t>
      </w:r>
      <w:r w:rsidRPr="00D61C6A">
        <w:rPr>
          <w:rFonts w:ascii="Times New Roman" w:hAnsi="Times New Roman"/>
          <w:i/>
          <w:iCs/>
          <w:sz w:val="24"/>
          <w:szCs w:val="24"/>
          <w:highlight w:val="yellow"/>
        </w:rPr>
        <w:t>Agricultural Water Management, 308, 109276</w:t>
      </w:r>
      <w:r w:rsidRPr="00D61C6A">
        <w:rPr>
          <w:rFonts w:ascii="Times New Roman" w:hAnsi="Times New Roman"/>
          <w:sz w:val="24"/>
          <w:szCs w:val="24"/>
          <w:highlight w:val="yellow"/>
        </w:rPr>
        <w:t>.</w:t>
      </w:r>
      <w:hyperlink r:id="rId99" w:tgtFrame="_blank" w:tooltip="Persistent link using digital object identifier" w:history="1">
        <w:r w:rsidRPr="00D61C6A">
          <w:rPr>
            <w:rStyle w:val="ad"/>
            <w:sz w:val="24"/>
            <w:szCs w:val="24"/>
            <w:highlight w:val="yellow"/>
          </w:rPr>
          <w:t xml:space="preserve"> https://doi.org/10.1016/j.agwat.2024.109276</w:t>
        </w:r>
      </w:hyperlink>
    </w:p>
    <w:p w14:paraId="6D2E5971" w14:textId="77777777" w:rsidR="00807F69" w:rsidRPr="008622B7" w:rsidRDefault="00807F69" w:rsidP="00807F69">
      <w:pPr>
        <w:spacing w:after="0" w:line="360" w:lineRule="auto"/>
        <w:jc w:val="both"/>
        <w:rPr>
          <w:rFonts w:ascii="Times New Roman" w:hAnsi="Times New Roman"/>
          <w:sz w:val="24"/>
          <w:szCs w:val="24"/>
          <w:lang w:val="kk-KZ"/>
        </w:rPr>
      </w:pPr>
    </w:p>
    <w:p w14:paraId="262A29CE" w14:textId="77777777" w:rsidR="00807F69" w:rsidRPr="008622B7" w:rsidRDefault="00A40E3E" w:rsidP="00807F69">
      <w:pPr>
        <w:spacing w:after="0" w:line="360" w:lineRule="auto"/>
        <w:jc w:val="both"/>
        <w:rPr>
          <w:rFonts w:ascii="Times New Roman" w:hAnsi="Times New Roman"/>
          <w:sz w:val="24"/>
          <w:szCs w:val="24"/>
          <w:lang w:val="kk-KZ"/>
        </w:rPr>
      </w:pPr>
      <w:r w:rsidRPr="000454A0">
        <w:rPr>
          <w:rFonts w:ascii="Times New Roman" w:hAnsi="Times New Roman"/>
          <w:sz w:val="24"/>
          <w:szCs w:val="24"/>
          <w:highlight w:val="yellow"/>
        </w:rPr>
        <w:t xml:space="preserve">Phillips, L., Quisumbing, A., Slavchevska, V., Davis, B., Kilic, T., &amp; Mane, E. (2025). Gender inequalities in agrifood systems: An overview of the state of research. </w:t>
      </w:r>
      <w:r w:rsidRPr="000454A0">
        <w:rPr>
          <w:rFonts w:ascii="Times New Roman" w:hAnsi="Times New Roman"/>
          <w:i/>
          <w:iCs/>
          <w:sz w:val="24"/>
          <w:szCs w:val="24"/>
          <w:highlight w:val="yellow"/>
        </w:rPr>
        <w:t>Global Food Security, 47</w:t>
      </w:r>
      <w:r w:rsidRPr="000454A0">
        <w:rPr>
          <w:rFonts w:ascii="Times New Roman" w:hAnsi="Times New Roman"/>
          <w:sz w:val="24"/>
          <w:szCs w:val="24"/>
          <w:highlight w:val="yellow"/>
        </w:rPr>
        <w:t>, 100892.</w:t>
      </w:r>
      <w:hyperlink r:id="rId100" w:tgtFrame="_blank" w:tooltip="Persistent link using digital object identifier" w:history="1">
        <w:r w:rsidRPr="000454A0">
          <w:rPr>
            <w:rStyle w:val="ad"/>
            <w:sz w:val="24"/>
            <w:szCs w:val="24"/>
            <w:highlight w:val="yellow"/>
          </w:rPr>
          <w:t xml:space="preserve"> https://doi.org/10.1016/j.gfs.2025.100892</w:t>
        </w:r>
      </w:hyperlink>
    </w:p>
    <w:p w14:paraId="3A929116" w14:textId="77777777" w:rsidR="00807F69" w:rsidRPr="008622B7" w:rsidRDefault="00807F69" w:rsidP="00807F69">
      <w:pPr>
        <w:spacing w:after="0" w:line="360" w:lineRule="auto"/>
        <w:jc w:val="both"/>
        <w:rPr>
          <w:rFonts w:ascii="Times New Roman" w:hAnsi="Times New Roman"/>
          <w:sz w:val="24"/>
          <w:szCs w:val="24"/>
          <w:lang w:val="kk-KZ"/>
        </w:rPr>
      </w:pPr>
    </w:p>
    <w:p w14:paraId="23D4DD40" w14:textId="77777777" w:rsidR="00807F69" w:rsidRPr="008622B7" w:rsidRDefault="00A40E3E" w:rsidP="00807F69">
      <w:pPr>
        <w:spacing w:after="0" w:line="360" w:lineRule="auto"/>
        <w:jc w:val="both"/>
        <w:rPr>
          <w:rFonts w:ascii="Times New Roman" w:hAnsi="Times New Roman"/>
          <w:sz w:val="24"/>
          <w:szCs w:val="24"/>
          <w:lang w:val="kk-KZ"/>
        </w:rPr>
      </w:pPr>
      <w:r w:rsidRPr="007C52A2">
        <w:rPr>
          <w:rFonts w:ascii="Times New Roman" w:hAnsi="Times New Roman"/>
          <w:sz w:val="24"/>
          <w:szCs w:val="24"/>
          <w:highlight w:val="yellow"/>
        </w:rPr>
        <w:t xml:space="preserve">Quisumbing, A., Cole, S., Elias, M., Faas, S., Galiè, A., Malapit, H., Meinzen-Dick, R., Myers, E., Seymour, G., &amp; Twyman, J. (2023). Measuring women’s empowerment in agriculture: Innovations and evidence. </w:t>
      </w:r>
      <w:r w:rsidRPr="007C52A2">
        <w:rPr>
          <w:rFonts w:ascii="Times New Roman" w:hAnsi="Times New Roman"/>
          <w:i/>
          <w:iCs/>
          <w:sz w:val="24"/>
          <w:szCs w:val="24"/>
          <w:highlight w:val="yellow"/>
        </w:rPr>
        <w:t>Global Food Security, 38,</w:t>
      </w:r>
      <w:r w:rsidRPr="007C52A2">
        <w:rPr>
          <w:rFonts w:ascii="Times New Roman" w:hAnsi="Times New Roman"/>
          <w:sz w:val="24"/>
          <w:szCs w:val="24"/>
          <w:highlight w:val="yellow"/>
        </w:rPr>
        <w:t xml:space="preserve"> 100707.</w:t>
      </w:r>
      <w:hyperlink r:id="rId101" w:tgtFrame="_blank" w:tooltip="Persistent link using digital object identifier" w:history="1">
        <w:r w:rsidRPr="007C52A2">
          <w:rPr>
            <w:rStyle w:val="ad"/>
            <w:sz w:val="24"/>
            <w:szCs w:val="24"/>
            <w:highlight w:val="yellow"/>
          </w:rPr>
          <w:t xml:space="preserve"> https://doi.org/10.1016/j.gfs.2023.100707</w:t>
        </w:r>
      </w:hyperlink>
    </w:p>
    <w:p w14:paraId="38389513" w14:textId="77777777" w:rsidR="00807F69" w:rsidRPr="008622B7" w:rsidRDefault="00807F69" w:rsidP="00807F69">
      <w:pPr>
        <w:spacing w:after="0" w:line="360" w:lineRule="auto"/>
        <w:jc w:val="both"/>
        <w:rPr>
          <w:rFonts w:ascii="Times New Roman" w:hAnsi="Times New Roman"/>
          <w:sz w:val="24"/>
          <w:szCs w:val="24"/>
          <w:lang w:val="kk-KZ"/>
        </w:rPr>
      </w:pPr>
    </w:p>
    <w:p w14:paraId="6DBBD5E9" w14:textId="77777777" w:rsidR="00807F69" w:rsidRPr="008622B7" w:rsidRDefault="00A40E3E"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6D690E">
        <w:rPr>
          <w:rFonts w:ascii="Times New Roman" w:hAnsi="Times New Roman"/>
          <w:sz w:val="24"/>
          <w:szCs w:val="24"/>
          <w:highlight w:val="yellow"/>
        </w:rPr>
        <w:t xml:space="preserve">Ragsdale, K., Read-Wahidi, M. R., Wei, T., Martey, E., &amp; Goldsmith, P. (2018). Using the WEAI+ to explore gender equity and agricultural empowerment: Baseline evidence among men and women smallholder farmers in Ghana’s Northern Region. </w:t>
      </w:r>
      <w:r w:rsidRPr="006D690E">
        <w:rPr>
          <w:rFonts w:ascii="Times New Roman" w:hAnsi="Times New Roman"/>
          <w:i/>
          <w:iCs/>
          <w:sz w:val="24"/>
          <w:szCs w:val="24"/>
          <w:highlight w:val="yellow"/>
        </w:rPr>
        <w:t>Journal of Rural Studies</w:t>
      </w:r>
      <w:r w:rsidRPr="006D690E">
        <w:rPr>
          <w:rFonts w:ascii="Times New Roman" w:hAnsi="Times New Roman"/>
          <w:sz w:val="24"/>
          <w:szCs w:val="24"/>
          <w:highlight w:val="yellow"/>
        </w:rPr>
        <w:t>,</w:t>
      </w:r>
      <w:r w:rsidRPr="006D690E">
        <w:rPr>
          <w:rFonts w:ascii="Times New Roman" w:hAnsi="Times New Roman"/>
          <w:i/>
          <w:iCs/>
          <w:sz w:val="24"/>
          <w:szCs w:val="24"/>
          <w:highlight w:val="yellow"/>
        </w:rPr>
        <w:t xml:space="preserve"> 64</w:t>
      </w:r>
      <w:r w:rsidRPr="006D690E">
        <w:rPr>
          <w:rFonts w:ascii="Times New Roman" w:hAnsi="Times New Roman"/>
          <w:sz w:val="24"/>
          <w:szCs w:val="24"/>
          <w:highlight w:val="yellow"/>
        </w:rPr>
        <w:t>, 123-134.</w:t>
      </w:r>
      <w:hyperlink r:id="rId102" w:tgtFrame="_blank" w:tooltip="Persistent link using digital object identifier" w:history="1">
        <w:r w:rsidRPr="006D690E">
          <w:rPr>
            <w:rStyle w:val="ad"/>
            <w:sz w:val="24"/>
            <w:szCs w:val="24"/>
            <w:highlight w:val="yellow"/>
          </w:rPr>
          <w:t xml:space="preserve"> https://doi.org/10.1016/j.jrurstud.2018.09.013</w:t>
        </w:r>
      </w:hyperlink>
    </w:p>
    <w:p w14:paraId="5A0A4DF2" w14:textId="77777777" w:rsidR="00807F69" w:rsidRPr="008622B7" w:rsidRDefault="00807F69" w:rsidP="00807F69">
      <w:pPr>
        <w:spacing w:after="0" w:line="360" w:lineRule="auto"/>
        <w:jc w:val="both"/>
        <w:rPr>
          <w:rFonts w:ascii="Times New Roman" w:hAnsi="Times New Roman"/>
          <w:sz w:val="24"/>
          <w:szCs w:val="24"/>
          <w:lang w:val="kk-KZ"/>
        </w:rPr>
      </w:pPr>
    </w:p>
    <w:p w14:paraId="585D11F5" w14:textId="77777777" w:rsidR="00807F69" w:rsidRPr="002C7241" w:rsidRDefault="00A40E3E" w:rsidP="00807F69">
      <w:pPr>
        <w:spacing w:after="0" w:line="360" w:lineRule="auto"/>
        <w:jc w:val="both"/>
        <w:rPr>
          <w:rFonts w:ascii="Arial" w:hAnsi="Arial" w:cs="Arial"/>
          <w:color w:val="222222"/>
          <w:sz w:val="20"/>
          <w:szCs w:val="20"/>
          <w:highlight w:val="yellow"/>
          <w:shd w:val="clear" w:color="auto" w:fill="FFFFFF"/>
        </w:rPr>
      </w:pPr>
      <w:r w:rsidRPr="002C7241">
        <w:rPr>
          <w:rFonts w:ascii="Arial" w:hAnsi="Arial" w:cs="Arial"/>
          <w:color w:val="222222"/>
          <w:sz w:val="20"/>
          <w:szCs w:val="20"/>
          <w:highlight w:val="yellow"/>
          <w:shd w:val="clear" w:color="auto" w:fill="FFFFFF"/>
        </w:rPr>
        <w:t xml:space="preserve">Roberts, T. G. (2026). Artificial intelligence and digital technologies in agricultural development research and practice. </w:t>
      </w:r>
      <w:r w:rsidRPr="002C7241">
        <w:rPr>
          <w:rFonts w:ascii="Arial" w:hAnsi="Arial" w:cs="Arial"/>
          <w:i/>
          <w:iCs/>
          <w:color w:val="222222"/>
          <w:sz w:val="20"/>
          <w:szCs w:val="20"/>
          <w:highlight w:val="yellow"/>
          <w:shd w:val="clear" w:color="auto" w:fill="FFFFFF"/>
        </w:rPr>
        <w:t>Advancements in Agricultural Development</w:t>
      </w:r>
      <w:r w:rsidRPr="002C7241">
        <w:rPr>
          <w:rFonts w:ascii="Arial" w:hAnsi="Arial" w:cs="Arial"/>
          <w:color w:val="222222"/>
          <w:sz w:val="20"/>
          <w:szCs w:val="20"/>
          <w:highlight w:val="yellow"/>
          <w:shd w:val="clear" w:color="auto" w:fill="FFFFFF"/>
        </w:rPr>
        <w:t>,</w:t>
      </w:r>
      <w:r w:rsidRPr="002C7241">
        <w:rPr>
          <w:rFonts w:ascii="Arial" w:hAnsi="Arial" w:cs="Arial"/>
          <w:i/>
          <w:iCs/>
          <w:color w:val="222222"/>
          <w:sz w:val="20"/>
          <w:szCs w:val="20"/>
          <w:highlight w:val="yellow"/>
          <w:shd w:val="clear" w:color="auto" w:fill="FFFFFF"/>
        </w:rPr>
        <w:t xml:space="preserve"> 7</w:t>
      </w:r>
      <w:r w:rsidRPr="002C7241">
        <w:rPr>
          <w:rFonts w:ascii="Arial" w:hAnsi="Arial" w:cs="Arial"/>
          <w:color w:val="222222"/>
          <w:sz w:val="20"/>
          <w:szCs w:val="20"/>
          <w:highlight w:val="yellow"/>
          <w:shd w:val="clear" w:color="auto" w:fill="FFFFFF"/>
        </w:rPr>
        <w:t>(2), 1-7.</w:t>
      </w:r>
    </w:p>
    <w:p w14:paraId="0586C411" w14:textId="77777777" w:rsidR="00807F69" w:rsidRPr="00661106" w:rsidRDefault="00A40E3E" w:rsidP="00807F69">
      <w:pPr>
        <w:pStyle w:val="2"/>
        <w:shd w:val="clear" w:color="auto" w:fill="FFFFFF"/>
        <w:spacing w:before="0" w:after="300" w:line="450" w:lineRule="atLeast"/>
        <w:rPr>
          <w:rFonts w:ascii="Arial" w:hAnsi="Arial" w:cs="Arial"/>
          <w:b w:val="0"/>
          <w:bCs w:val="0"/>
          <w:color w:val="333333"/>
        </w:rPr>
      </w:pPr>
      <w:r w:rsidRPr="00661106">
        <w:rPr>
          <w:rFonts w:ascii="Arial" w:hAnsi="Arial" w:cs="Arial"/>
          <w:b w:val="0"/>
          <w:bCs w:val="0"/>
          <w:color w:val="333333"/>
          <w:highlight w:val="yellow"/>
        </w:rPr>
        <w:t>DOI:</w:t>
      </w:r>
      <w:hyperlink r:id="rId103" w:history="1">
        <w:r w:rsidRPr="00661106">
          <w:rPr>
            <w:rStyle w:val="ad"/>
            <w:rFonts w:ascii="Segoe UI" w:hAnsi="Segoe UI" w:cs="Segoe UI"/>
            <w:color w:val="4B7D92"/>
            <w:sz w:val="21"/>
            <w:szCs w:val="21"/>
            <w:highlight w:val="yellow"/>
          </w:rPr>
          <w:t xml:space="preserve"> https://doi.org/10.37433/aad.v7i2.701</w:t>
        </w:r>
      </w:hyperlink>
    </w:p>
    <w:p w14:paraId="1E1C6E69" w14:textId="77777777" w:rsidR="00807F69" w:rsidRDefault="00807F69" w:rsidP="00807F69">
      <w:pPr>
        <w:spacing w:after="0" w:line="360" w:lineRule="auto"/>
        <w:jc w:val="both"/>
        <w:rPr>
          <w:rFonts w:ascii="Arial" w:hAnsi="Arial" w:cs="Arial"/>
          <w:color w:val="222222"/>
          <w:sz w:val="20"/>
          <w:szCs w:val="20"/>
          <w:shd w:val="clear" w:color="auto" w:fill="FFFFFF"/>
        </w:rPr>
      </w:pPr>
    </w:p>
    <w:p w14:paraId="43C46865" w14:textId="77777777" w:rsidR="00807F69" w:rsidRPr="00002163" w:rsidRDefault="00A40E3E" w:rsidP="00807F69">
      <w:pPr>
        <w:spacing w:after="0" w:line="360" w:lineRule="auto"/>
        <w:jc w:val="both"/>
        <w:rPr>
          <w:rFonts w:ascii="Arial" w:hAnsi="Arial" w:cs="Arial"/>
          <w:color w:val="222222"/>
          <w:sz w:val="20"/>
          <w:szCs w:val="20"/>
          <w:shd w:val="clear" w:color="auto" w:fill="FFFFFF"/>
        </w:rPr>
      </w:pPr>
      <w:r w:rsidRPr="00DE730F">
        <w:rPr>
          <w:rFonts w:ascii="Arial" w:hAnsi="Arial" w:cs="Arial"/>
          <w:color w:val="222222"/>
          <w:sz w:val="20"/>
          <w:szCs w:val="20"/>
          <w:highlight w:val="yellow"/>
          <w:shd w:val="clear" w:color="auto" w:fill="FFFFFF"/>
        </w:rPr>
        <w:t xml:space="preserve">Ros-Tonen, M. A., Bitzer, V., Laven, A., de Leth, D. O., Van Leynseele, Y., &amp; Vos, A. (2019). Conceptualizing inclusiveness of smallholder value chain integration. </w:t>
      </w:r>
      <w:r w:rsidRPr="00DE730F">
        <w:rPr>
          <w:rFonts w:ascii="Arial" w:hAnsi="Arial" w:cs="Arial"/>
          <w:i/>
          <w:iCs/>
          <w:color w:val="222222"/>
          <w:sz w:val="20"/>
          <w:szCs w:val="20"/>
          <w:highlight w:val="yellow"/>
          <w:shd w:val="clear" w:color="auto" w:fill="FFFFFF"/>
        </w:rPr>
        <w:t>Current Opinion in Environmental Sustainability</w:t>
      </w:r>
      <w:r w:rsidRPr="00DE730F">
        <w:rPr>
          <w:rFonts w:ascii="Arial" w:hAnsi="Arial" w:cs="Arial"/>
          <w:color w:val="222222"/>
          <w:sz w:val="20"/>
          <w:szCs w:val="20"/>
          <w:highlight w:val="yellow"/>
          <w:shd w:val="clear" w:color="auto" w:fill="FFFFFF"/>
        </w:rPr>
        <w:t>,</w:t>
      </w:r>
      <w:r w:rsidRPr="00DE730F">
        <w:rPr>
          <w:rFonts w:ascii="Arial" w:hAnsi="Arial" w:cs="Arial"/>
          <w:i/>
          <w:iCs/>
          <w:color w:val="222222"/>
          <w:sz w:val="20"/>
          <w:szCs w:val="20"/>
          <w:highlight w:val="yellow"/>
          <w:shd w:val="clear" w:color="auto" w:fill="FFFFFF"/>
        </w:rPr>
        <w:t xml:space="preserve"> 41</w:t>
      </w:r>
      <w:r w:rsidRPr="00DE730F">
        <w:rPr>
          <w:rFonts w:ascii="Arial" w:hAnsi="Arial" w:cs="Arial"/>
          <w:color w:val="222222"/>
          <w:sz w:val="20"/>
          <w:szCs w:val="20"/>
          <w:highlight w:val="yellow"/>
          <w:shd w:val="clear" w:color="auto" w:fill="FFFFFF"/>
        </w:rPr>
        <w:t xml:space="preserve">, 10-17. </w:t>
      </w:r>
      <w:hyperlink r:id="rId104" w:tgtFrame="_blank" w:tooltip="Постоянная ссылка с использованием цифрового идентификатора объекта" w:history="1">
        <w:r w:rsidRPr="00002163">
          <w:rPr>
            <w:rStyle w:val="ad"/>
            <w:highlight w:val="yellow"/>
          </w:rPr>
          <w:t>https://doi.org/10.1016/j.cosust.2019.08.006</w:t>
        </w:r>
      </w:hyperlink>
    </w:p>
    <w:p w14:paraId="60E5B1A6"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66DD07AB" w14:textId="77777777" w:rsidR="00807F69" w:rsidRPr="008622B7" w:rsidRDefault="00A40E3E" w:rsidP="00807F69">
      <w:pPr>
        <w:widowControl w:val="0"/>
        <w:tabs>
          <w:tab w:val="left" w:pos="851"/>
        </w:tabs>
        <w:autoSpaceDE w:val="0"/>
        <w:autoSpaceDN w:val="0"/>
        <w:adjustRightInd w:val="0"/>
        <w:spacing w:after="0" w:line="360" w:lineRule="auto"/>
        <w:jc w:val="both"/>
        <w:rPr>
          <w:rStyle w:val="ad"/>
          <w:sz w:val="24"/>
          <w:szCs w:val="24"/>
          <w:lang w:val="kk-KZ"/>
        </w:rPr>
      </w:pPr>
      <w:r w:rsidRPr="00262D88">
        <w:rPr>
          <w:rFonts w:ascii="Times New Roman" w:hAnsi="Times New Roman"/>
          <w:sz w:val="24"/>
          <w:szCs w:val="24"/>
          <w:highlight w:val="yellow"/>
        </w:rPr>
        <w:t xml:space="preserve">Rubin, D., Boonabaana, B., &amp; Manfre, C. (2019). Building an inclusive agriculture: Strengthening gender equality in agricultural value chains. In </w:t>
      </w:r>
      <w:r w:rsidRPr="00262D88">
        <w:rPr>
          <w:rStyle w:val="a7"/>
          <w:rFonts w:ascii="Times New Roman" w:hAnsi="Times New Roman"/>
          <w:sz w:val="24"/>
          <w:szCs w:val="24"/>
          <w:highlight w:val="yellow"/>
        </w:rPr>
        <w:t xml:space="preserve">Strengthening rural institutions and value chains for inclusive agricultural development </w:t>
      </w:r>
      <w:r w:rsidRPr="00262D88">
        <w:rPr>
          <w:rFonts w:ascii="Times New Roman" w:hAnsi="Times New Roman"/>
          <w:sz w:val="24"/>
          <w:szCs w:val="24"/>
          <w:highlight w:val="yellow"/>
        </w:rPr>
        <w:t>(pp. 101–122). World Bank.</w:t>
      </w:r>
      <w:hyperlink r:id="rId105" w:history="1">
        <w:r w:rsidRPr="00262D88">
          <w:rPr>
            <w:rStyle w:val="ad"/>
            <w:sz w:val="24"/>
            <w:szCs w:val="24"/>
            <w:highlight w:val="yellow"/>
          </w:rPr>
          <w:t xml:space="preserve"> https://doi.org/10.2499/9780896293649_06</w:t>
        </w:r>
      </w:hyperlink>
      <w:r w:rsidRPr="008622B7">
        <w:rPr>
          <w:rStyle w:val="ad"/>
          <w:sz w:val="24"/>
          <w:szCs w:val="24"/>
        </w:rPr>
        <w:t xml:space="preserve"> </w:t>
      </w:r>
    </w:p>
    <w:p w14:paraId="487C0735" w14:textId="77777777" w:rsidR="00807F69" w:rsidRPr="008622B7" w:rsidRDefault="00807F69" w:rsidP="00807F69">
      <w:pPr>
        <w:spacing w:after="0" w:line="360" w:lineRule="auto"/>
        <w:jc w:val="both"/>
        <w:rPr>
          <w:rFonts w:ascii="Times New Roman" w:hAnsi="Times New Roman"/>
          <w:sz w:val="24"/>
          <w:szCs w:val="24"/>
          <w:lang w:val="kk-KZ"/>
        </w:rPr>
      </w:pPr>
    </w:p>
    <w:p w14:paraId="592D5F28" w14:textId="77777777" w:rsidR="00807F69" w:rsidRDefault="00A40E3E" w:rsidP="00807F69">
      <w:pPr>
        <w:widowControl w:val="0"/>
        <w:tabs>
          <w:tab w:val="left" w:pos="851"/>
        </w:tabs>
        <w:autoSpaceDE w:val="0"/>
        <w:autoSpaceDN w:val="0"/>
        <w:adjustRightInd w:val="0"/>
        <w:spacing w:after="0" w:line="360" w:lineRule="auto"/>
        <w:jc w:val="both"/>
        <w:rPr>
          <w:rStyle w:val="ad"/>
          <w:sz w:val="24"/>
          <w:szCs w:val="24"/>
          <w:lang w:val="kk-KZ"/>
        </w:rPr>
      </w:pPr>
      <w:r w:rsidRPr="00064234">
        <w:rPr>
          <w:rFonts w:ascii="Times New Roman" w:hAnsi="Times New Roman"/>
          <w:sz w:val="24"/>
          <w:szCs w:val="24"/>
          <w:highlight w:val="yellow"/>
        </w:rPr>
        <w:t xml:space="preserve">Salman, H. A., Kalakech, A., &amp; Steiti, A. (2024). Random forest algorithm overview. </w:t>
      </w:r>
      <w:r w:rsidRPr="00064234">
        <w:rPr>
          <w:rFonts w:ascii="Times New Roman" w:hAnsi="Times New Roman"/>
          <w:i/>
          <w:iCs/>
          <w:sz w:val="24"/>
          <w:szCs w:val="24"/>
          <w:highlight w:val="yellow"/>
        </w:rPr>
        <w:t>Babylonian Journal of Machine Learning</w:t>
      </w:r>
      <w:r w:rsidRPr="00064234">
        <w:rPr>
          <w:rFonts w:ascii="Times New Roman" w:hAnsi="Times New Roman"/>
          <w:sz w:val="24"/>
          <w:szCs w:val="24"/>
          <w:highlight w:val="yellow"/>
        </w:rPr>
        <w:t>,</w:t>
      </w:r>
      <w:r w:rsidRPr="00064234">
        <w:rPr>
          <w:rFonts w:ascii="Times New Roman" w:hAnsi="Times New Roman"/>
          <w:i/>
          <w:iCs/>
          <w:sz w:val="24"/>
          <w:szCs w:val="24"/>
          <w:highlight w:val="yellow"/>
        </w:rPr>
        <w:t xml:space="preserve"> 2024</w:t>
      </w:r>
      <w:r w:rsidRPr="00064234">
        <w:rPr>
          <w:rFonts w:ascii="Times New Roman" w:hAnsi="Times New Roman"/>
          <w:sz w:val="24"/>
          <w:szCs w:val="24"/>
          <w:highlight w:val="yellow"/>
        </w:rPr>
        <w:t>, 69–79.</w:t>
      </w:r>
      <w:hyperlink r:id="rId106" w:history="1">
        <w:r w:rsidRPr="00064234">
          <w:rPr>
            <w:rStyle w:val="ad"/>
            <w:sz w:val="24"/>
            <w:szCs w:val="24"/>
            <w:highlight w:val="yellow"/>
          </w:rPr>
          <w:t xml:space="preserve"> https://doi.org/10.58496/BJML/2024/007</w:t>
        </w:r>
      </w:hyperlink>
    </w:p>
    <w:p w14:paraId="3CA878BE" w14:textId="77777777" w:rsidR="00580315" w:rsidRDefault="00580315" w:rsidP="00807F69">
      <w:pPr>
        <w:widowControl w:val="0"/>
        <w:tabs>
          <w:tab w:val="left" w:pos="851"/>
        </w:tabs>
        <w:autoSpaceDE w:val="0"/>
        <w:autoSpaceDN w:val="0"/>
        <w:adjustRightInd w:val="0"/>
        <w:spacing w:after="0" w:line="360" w:lineRule="auto"/>
        <w:jc w:val="both"/>
        <w:rPr>
          <w:rFonts w:ascii="Helvetica" w:hAnsi="Helvetica" w:cs="Helvetica"/>
          <w:color w:val="222222"/>
          <w:shd w:val="clear" w:color="auto" w:fill="FFFFFF"/>
        </w:rPr>
      </w:pPr>
    </w:p>
    <w:p w14:paraId="262CEA7D" w14:textId="77777777" w:rsidR="00580315" w:rsidRDefault="00A40E3E" w:rsidP="00807F69">
      <w:pPr>
        <w:widowControl w:val="0"/>
        <w:tabs>
          <w:tab w:val="left" w:pos="851"/>
        </w:tabs>
        <w:autoSpaceDE w:val="0"/>
        <w:autoSpaceDN w:val="0"/>
        <w:adjustRightInd w:val="0"/>
        <w:spacing w:after="0" w:line="360" w:lineRule="auto"/>
        <w:jc w:val="both"/>
        <w:rPr>
          <w:rFonts w:ascii="Helvetica" w:hAnsi="Helvetica" w:cs="Helvetica"/>
          <w:color w:val="222222"/>
          <w:shd w:val="clear" w:color="auto" w:fill="FFFFFF"/>
        </w:rPr>
      </w:pPr>
      <w:r w:rsidRPr="00580315">
        <w:rPr>
          <w:rFonts w:ascii="Helvetica" w:hAnsi="Helvetica" w:cs="Helvetica"/>
          <w:color w:val="222222"/>
          <w:highlight w:val="yellow"/>
          <w:shd w:val="clear" w:color="auto" w:fill="FFFFFF"/>
        </w:rPr>
        <w:t xml:space="preserve">Sassi, M. Women's empowerment in agriculture and household food security among smallholder farmers in Rejaf Payam, South Sudan: a mixed-methods analysis. </w:t>
      </w:r>
      <w:r w:rsidRPr="00580315">
        <w:rPr>
          <w:rFonts w:ascii="Helvetica" w:hAnsi="Helvetica" w:cs="Helvetica"/>
          <w:i/>
          <w:iCs/>
          <w:color w:val="222222"/>
          <w:highlight w:val="yellow"/>
          <w:shd w:val="clear" w:color="auto" w:fill="FFFFFF"/>
        </w:rPr>
        <w:t>Agric Econ</w:t>
      </w:r>
      <w:r w:rsidRPr="00580315">
        <w:rPr>
          <w:rFonts w:ascii="Helvetica" w:hAnsi="Helvetica" w:cs="Helvetica"/>
          <w:b/>
          <w:bCs/>
          <w:color w:val="222222"/>
          <w:highlight w:val="yellow"/>
          <w:shd w:val="clear" w:color="auto" w:fill="FFFFFF"/>
        </w:rPr>
        <w:t xml:space="preserve"> 14</w:t>
      </w:r>
      <w:r w:rsidRPr="00580315">
        <w:rPr>
          <w:rFonts w:ascii="Helvetica" w:hAnsi="Helvetica" w:cs="Helvetica"/>
          <w:color w:val="222222"/>
          <w:highlight w:val="yellow"/>
          <w:shd w:val="clear" w:color="auto" w:fill="FFFFFF"/>
        </w:rPr>
        <w:t>, 35 (2026). https://doi.org/10.1186/s40100-026-00481-y</w:t>
      </w:r>
    </w:p>
    <w:p w14:paraId="242C929B" w14:textId="77777777" w:rsidR="00807F69" w:rsidRPr="008622B7" w:rsidRDefault="00807F69" w:rsidP="00807F69">
      <w:pPr>
        <w:spacing w:after="0" w:line="360" w:lineRule="auto"/>
        <w:jc w:val="both"/>
        <w:rPr>
          <w:rFonts w:ascii="Times New Roman" w:hAnsi="Times New Roman"/>
          <w:sz w:val="24"/>
          <w:szCs w:val="24"/>
          <w:lang w:val="kk-KZ"/>
        </w:rPr>
      </w:pPr>
    </w:p>
    <w:p w14:paraId="5D010BF0" w14:textId="77777777" w:rsidR="00807F69" w:rsidRDefault="00A40E3E" w:rsidP="00807F69">
      <w:pPr>
        <w:widowControl w:val="0"/>
        <w:tabs>
          <w:tab w:val="left" w:pos="851"/>
        </w:tabs>
        <w:autoSpaceDE w:val="0"/>
        <w:autoSpaceDN w:val="0"/>
        <w:adjustRightInd w:val="0"/>
        <w:spacing w:after="0" w:line="360" w:lineRule="auto"/>
        <w:contextualSpacing/>
        <w:jc w:val="both"/>
        <w:rPr>
          <w:rStyle w:val="ad"/>
          <w:sz w:val="24"/>
          <w:szCs w:val="24"/>
          <w:lang w:val="kk-KZ"/>
        </w:rPr>
      </w:pPr>
      <w:r w:rsidRPr="006D690E">
        <w:rPr>
          <w:rFonts w:ascii="Times New Roman" w:hAnsi="Times New Roman"/>
          <w:sz w:val="24"/>
          <w:szCs w:val="24"/>
          <w:highlight w:val="yellow"/>
        </w:rPr>
        <w:t xml:space="preserve">Satpayeva, Z. T., Kireyeva, A. A., Kenzhegulova, G., &amp; Yermekbayeva, D. (2020). Gender equality and women’s business under the 5Ms framework in Kazakhstan: Analysis and basic directions. </w:t>
      </w:r>
      <w:r w:rsidRPr="006D690E">
        <w:rPr>
          <w:rFonts w:ascii="Times New Roman" w:hAnsi="Times New Roman"/>
          <w:i/>
          <w:iCs/>
          <w:sz w:val="24"/>
          <w:szCs w:val="24"/>
          <w:highlight w:val="yellow"/>
        </w:rPr>
        <w:t>The Journal of Asian Finance, Economics and Business</w:t>
      </w:r>
      <w:r w:rsidRPr="006D690E">
        <w:rPr>
          <w:rFonts w:ascii="Times New Roman" w:hAnsi="Times New Roman"/>
          <w:sz w:val="24"/>
          <w:szCs w:val="24"/>
          <w:highlight w:val="yellow"/>
        </w:rPr>
        <w:t>,</w:t>
      </w:r>
      <w:r w:rsidRPr="006D690E">
        <w:rPr>
          <w:rFonts w:ascii="Times New Roman" w:hAnsi="Times New Roman"/>
          <w:i/>
          <w:iCs/>
          <w:sz w:val="24"/>
          <w:szCs w:val="24"/>
          <w:highlight w:val="yellow"/>
        </w:rPr>
        <w:t xml:space="preserve"> 7</w:t>
      </w:r>
      <w:r w:rsidRPr="006D690E">
        <w:rPr>
          <w:rFonts w:ascii="Times New Roman" w:hAnsi="Times New Roman"/>
          <w:sz w:val="24"/>
          <w:szCs w:val="24"/>
          <w:highlight w:val="yellow"/>
        </w:rPr>
        <w:t>(3), 253–263.</w:t>
      </w:r>
      <w:hyperlink r:id="rId107" w:history="1">
        <w:r w:rsidRPr="006D690E">
          <w:rPr>
            <w:rStyle w:val="ad"/>
            <w:sz w:val="24"/>
            <w:szCs w:val="24"/>
            <w:highlight w:val="yellow"/>
          </w:rPr>
          <w:t xml:space="preserve"> https://doi.org/10.13106/jafeb.2020.vol7.no3.253</w:t>
        </w:r>
      </w:hyperlink>
    </w:p>
    <w:p w14:paraId="0C33E8E8" w14:textId="77777777" w:rsidR="00807F69" w:rsidRDefault="00807F69" w:rsidP="00807F69">
      <w:pPr>
        <w:widowControl w:val="0"/>
        <w:tabs>
          <w:tab w:val="left" w:pos="851"/>
        </w:tabs>
        <w:autoSpaceDE w:val="0"/>
        <w:autoSpaceDN w:val="0"/>
        <w:adjustRightInd w:val="0"/>
        <w:spacing w:after="0" w:line="360" w:lineRule="auto"/>
        <w:contextualSpacing/>
        <w:jc w:val="both"/>
        <w:rPr>
          <w:rStyle w:val="ad"/>
          <w:sz w:val="24"/>
          <w:szCs w:val="24"/>
          <w:lang w:val="kk-KZ"/>
        </w:rPr>
      </w:pPr>
    </w:p>
    <w:p w14:paraId="3E7AC347" w14:textId="77777777" w:rsidR="00807F69" w:rsidRPr="002C7241" w:rsidRDefault="00A40E3E" w:rsidP="00807F69">
      <w:pPr>
        <w:widowControl w:val="0"/>
        <w:tabs>
          <w:tab w:val="left" w:pos="851"/>
        </w:tabs>
        <w:autoSpaceDE w:val="0"/>
        <w:autoSpaceDN w:val="0"/>
        <w:adjustRightInd w:val="0"/>
        <w:spacing w:after="0" w:line="360" w:lineRule="auto"/>
        <w:contextualSpacing/>
        <w:jc w:val="both"/>
        <w:rPr>
          <w:rFonts w:ascii="Arial" w:hAnsi="Arial" w:cs="Arial"/>
          <w:color w:val="222222"/>
          <w:sz w:val="20"/>
          <w:szCs w:val="20"/>
          <w:highlight w:val="yellow"/>
          <w:shd w:val="clear" w:color="auto" w:fill="FFFFFF"/>
        </w:rPr>
      </w:pPr>
      <w:r w:rsidRPr="002C7241">
        <w:rPr>
          <w:rFonts w:ascii="Arial" w:hAnsi="Arial" w:cs="Arial"/>
          <w:color w:val="222222"/>
          <w:sz w:val="20"/>
          <w:szCs w:val="20"/>
          <w:highlight w:val="yellow"/>
          <w:shd w:val="clear" w:color="auto" w:fill="FFFFFF"/>
        </w:rPr>
        <w:t xml:space="preserve">Song, Q., Yan, M., Shi, Z., &amp; Han, Z. (2026). Exploring the financial mechanisms of digital inclusion in promoting farmers’ income. </w:t>
      </w:r>
      <w:r w:rsidRPr="002C7241">
        <w:rPr>
          <w:rFonts w:ascii="Arial" w:hAnsi="Arial" w:cs="Arial"/>
          <w:i/>
          <w:iCs/>
          <w:color w:val="222222"/>
          <w:sz w:val="20"/>
          <w:szCs w:val="20"/>
          <w:highlight w:val="yellow"/>
          <w:shd w:val="clear" w:color="auto" w:fill="FFFFFF"/>
        </w:rPr>
        <w:t>Finance Research Letters</w:t>
      </w:r>
      <w:r w:rsidRPr="002C7241">
        <w:rPr>
          <w:rFonts w:ascii="Arial" w:hAnsi="Arial" w:cs="Arial"/>
          <w:color w:val="222222"/>
          <w:sz w:val="20"/>
          <w:szCs w:val="20"/>
          <w:highlight w:val="yellow"/>
          <w:shd w:val="clear" w:color="auto" w:fill="FFFFFF"/>
        </w:rPr>
        <w:t>, 109578.</w:t>
      </w:r>
    </w:p>
    <w:p w14:paraId="06A26113" w14:textId="77777777" w:rsidR="00807F69" w:rsidRDefault="00A40E3E" w:rsidP="00807F69">
      <w:pPr>
        <w:widowControl w:val="0"/>
        <w:tabs>
          <w:tab w:val="left" w:pos="851"/>
        </w:tabs>
        <w:autoSpaceDE w:val="0"/>
        <w:autoSpaceDN w:val="0"/>
        <w:adjustRightInd w:val="0"/>
        <w:spacing w:after="0" w:line="360" w:lineRule="auto"/>
        <w:contextualSpacing/>
        <w:jc w:val="both"/>
      </w:pPr>
      <w:hyperlink r:id="rId108" w:tgtFrame="_blank" w:tooltip="Постоянная ссылка с использованием цифрового идентификатора объекта" w:history="1">
        <w:r w:rsidRPr="002C7241">
          <w:rPr>
            <w:rStyle w:val="anchor-text"/>
            <w:rFonts w:ascii="Arial" w:hAnsi="Arial" w:cs="Arial"/>
            <w:color w:val="0272B1"/>
            <w:highlight w:val="yellow"/>
          </w:rPr>
          <w:t>https://doi.org/10.1016/j.frl.2026.109578</w:t>
        </w:r>
      </w:hyperlink>
    </w:p>
    <w:p w14:paraId="1E72C70F" w14:textId="77777777" w:rsidR="00807F69" w:rsidRDefault="00807F69" w:rsidP="00807F69">
      <w:pPr>
        <w:widowControl w:val="0"/>
        <w:tabs>
          <w:tab w:val="left" w:pos="851"/>
        </w:tabs>
        <w:autoSpaceDE w:val="0"/>
        <w:autoSpaceDN w:val="0"/>
        <w:adjustRightInd w:val="0"/>
        <w:spacing w:after="0" w:line="360" w:lineRule="auto"/>
        <w:contextualSpacing/>
        <w:jc w:val="both"/>
        <w:rPr>
          <w:rFonts w:ascii="Arial" w:hAnsi="Arial" w:cs="Arial"/>
          <w:color w:val="222222"/>
          <w:sz w:val="20"/>
          <w:szCs w:val="20"/>
          <w:shd w:val="clear" w:color="auto" w:fill="FFFFFF"/>
        </w:rPr>
      </w:pPr>
    </w:p>
    <w:p w14:paraId="344B43EC" w14:textId="77777777" w:rsidR="00807F69" w:rsidRPr="002C7241" w:rsidRDefault="00A40E3E" w:rsidP="00807F69">
      <w:pPr>
        <w:widowControl w:val="0"/>
        <w:tabs>
          <w:tab w:val="left" w:pos="851"/>
        </w:tabs>
        <w:autoSpaceDE w:val="0"/>
        <w:autoSpaceDN w:val="0"/>
        <w:adjustRightInd w:val="0"/>
        <w:spacing w:after="0" w:line="360" w:lineRule="auto"/>
        <w:contextualSpacing/>
        <w:jc w:val="both"/>
        <w:rPr>
          <w:rFonts w:ascii="Arial" w:hAnsi="Arial" w:cs="Arial"/>
          <w:color w:val="222222"/>
          <w:sz w:val="20"/>
          <w:szCs w:val="20"/>
          <w:highlight w:val="yellow"/>
          <w:shd w:val="clear" w:color="auto" w:fill="FFFFFF"/>
        </w:rPr>
      </w:pPr>
      <w:r w:rsidRPr="002C7241">
        <w:rPr>
          <w:rFonts w:ascii="Arial" w:hAnsi="Arial" w:cs="Arial"/>
          <w:color w:val="222222"/>
          <w:sz w:val="20"/>
          <w:szCs w:val="20"/>
          <w:highlight w:val="yellow"/>
          <w:shd w:val="clear" w:color="auto" w:fill="FFFFFF"/>
        </w:rPr>
        <w:t xml:space="preserve">Song, Q., Han, Z., &amp; Shi, Z. (2026). Financial Mechanism of Digital Rural Construction in Promoting Agricultural Productivity and Rural Modernization. </w:t>
      </w:r>
      <w:r w:rsidRPr="002C7241">
        <w:rPr>
          <w:rFonts w:ascii="Arial" w:hAnsi="Arial" w:cs="Arial"/>
          <w:i/>
          <w:iCs/>
          <w:color w:val="222222"/>
          <w:sz w:val="20"/>
          <w:szCs w:val="20"/>
          <w:highlight w:val="yellow"/>
          <w:shd w:val="clear" w:color="auto" w:fill="FFFFFF"/>
        </w:rPr>
        <w:t>Finance Research Letters</w:t>
      </w:r>
      <w:r w:rsidRPr="002C7241">
        <w:rPr>
          <w:rFonts w:ascii="Arial" w:hAnsi="Arial" w:cs="Arial"/>
          <w:color w:val="222222"/>
          <w:sz w:val="20"/>
          <w:szCs w:val="20"/>
          <w:highlight w:val="yellow"/>
          <w:shd w:val="clear" w:color="auto" w:fill="FFFFFF"/>
        </w:rPr>
        <w:t>, 109478.</w:t>
      </w:r>
    </w:p>
    <w:p w14:paraId="4679746C" w14:textId="77777777" w:rsidR="00807F69" w:rsidRPr="008622B7" w:rsidRDefault="00A40E3E"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hyperlink r:id="rId109" w:tgtFrame="_blank" w:tooltip="Постоянная ссылка с использованием цифрового идентификатора объекта" w:history="1">
        <w:r w:rsidRPr="002C7241">
          <w:rPr>
            <w:rStyle w:val="anchor-text"/>
            <w:rFonts w:ascii="Arial" w:hAnsi="Arial" w:cs="Arial"/>
            <w:color w:val="0272B1"/>
            <w:highlight w:val="yellow"/>
          </w:rPr>
          <w:t>https://doi.org/10.1016/j.frl.2026.109478</w:t>
        </w:r>
      </w:hyperlink>
    </w:p>
    <w:p w14:paraId="3C743C36" w14:textId="77777777" w:rsidR="00807F69" w:rsidRPr="008622B7" w:rsidRDefault="00807F69" w:rsidP="00807F69">
      <w:pPr>
        <w:spacing w:after="0" w:line="360" w:lineRule="auto"/>
        <w:jc w:val="both"/>
        <w:rPr>
          <w:rFonts w:ascii="Times New Roman" w:hAnsi="Times New Roman"/>
          <w:sz w:val="24"/>
          <w:szCs w:val="24"/>
          <w:lang w:val="kk-KZ"/>
        </w:rPr>
      </w:pPr>
    </w:p>
    <w:p w14:paraId="5236A973" w14:textId="77777777" w:rsidR="00807F69" w:rsidRPr="002C7241" w:rsidRDefault="00A40E3E" w:rsidP="00807F69">
      <w:pPr>
        <w:spacing w:after="0" w:line="360" w:lineRule="auto"/>
        <w:jc w:val="both"/>
        <w:rPr>
          <w:rFonts w:ascii="Arial" w:hAnsi="Arial" w:cs="Arial"/>
          <w:color w:val="222222"/>
          <w:sz w:val="20"/>
          <w:szCs w:val="20"/>
          <w:highlight w:val="yellow"/>
          <w:shd w:val="clear" w:color="auto" w:fill="FFFFFF"/>
        </w:rPr>
      </w:pPr>
      <w:r w:rsidRPr="002C7241">
        <w:rPr>
          <w:rFonts w:ascii="Arial" w:hAnsi="Arial" w:cs="Arial"/>
          <w:color w:val="222222"/>
          <w:sz w:val="20"/>
          <w:szCs w:val="20"/>
          <w:highlight w:val="yellow"/>
          <w:shd w:val="clear" w:color="auto" w:fill="FFFFFF"/>
        </w:rPr>
        <w:t xml:space="preserve">Shahriar, A. Z. M., Chase, S. R., &amp; Shepherd, D. (2025). Financial inclusion and low-income women's new venture initiation: A Field experiment. </w:t>
      </w:r>
      <w:r w:rsidRPr="002C7241">
        <w:rPr>
          <w:rFonts w:ascii="Arial" w:hAnsi="Arial" w:cs="Arial"/>
          <w:i/>
          <w:iCs/>
          <w:color w:val="222222"/>
          <w:sz w:val="20"/>
          <w:szCs w:val="20"/>
          <w:highlight w:val="yellow"/>
          <w:shd w:val="clear" w:color="auto" w:fill="FFFFFF"/>
        </w:rPr>
        <w:t>Journal of Business Venturing</w:t>
      </w:r>
      <w:r w:rsidRPr="002C7241">
        <w:rPr>
          <w:rFonts w:ascii="Arial" w:hAnsi="Arial" w:cs="Arial"/>
          <w:color w:val="222222"/>
          <w:sz w:val="20"/>
          <w:szCs w:val="20"/>
          <w:highlight w:val="yellow"/>
          <w:shd w:val="clear" w:color="auto" w:fill="FFFFFF"/>
        </w:rPr>
        <w:t>,</w:t>
      </w:r>
      <w:r w:rsidRPr="002C7241">
        <w:rPr>
          <w:rFonts w:ascii="Arial" w:hAnsi="Arial" w:cs="Arial"/>
          <w:i/>
          <w:iCs/>
          <w:color w:val="222222"/>
          <w:sz w:val="20"/>
          <w:szCs w:val="20"/>
          <w:highlight w:val="yellow"/>
          <w:shd w:val="clear" w:color="auto" w:fill="FFFFFF"/>
        </w:rPr>
        <w:t xml:space="preserve"> 40</w:t>
      </w:r>
      <w:r w:rsidRPr="002C7241">
        <w:rPr>
          <w:rFonts w:ascii="Arial" w:hAnsi="Arial" w:cs="Arial"/>
          <w:color w:val="222222"/>
          <w:sz w:val="20"/>
          <w:szCs w:val="20"/>
          <w:highlight w:val="yellow"/>
          <w:shd w:val="clear" w:color="auto" w:fill="FFFFFF"/>
        </w:rPr>
        <w:t>(5), 106525.</w:t>
      </w:r>
    </w:p>
    <w:p w14:paraId="160F85B5" w14:textId="77777777" w:rsidR="00807F69" w:rsidRPr="008622B7" w:rsidRDefault="00A40E3E" w:rsidP="00807F69">
      <w:pPr>
        <w:spacing w:after="0" w:line="360" w:lineRule="auto"/>
        <w:jc w:val="both"/>
        <w:rPr>
          <w:rFonts w:ascii="Times New Roman" w:hAnsi="Times New Roman"/>
          <w:sz w:val="24"/>
          <w:szCs w:val="24"/>
          <w:lang w:val="kk-KZ"/>
        </w:rPr>
      </w:pPr>
      <w:hyperlink r:id="rId110" w:tgtFrame="_blank" w:tooltip="Постоянная ссылка с использованием цифрового идентификатора объекта" w:history="1">
        <w:r w:rsidRPr="002C7241">
          <w:rPr>
            <w:rStyle w:val="anchor-text"/>
            <w:rFonts w:ascii="Arial" w:hAnsi="Arial" w:cs="Arial"/>
            <w:color w:val="0272B1"/>
            <w:highlight w:val="yellow"/>
          </w:rPr>
          <w:t>https://doi.org/10.1016/j.jbusvent.2025.106525</w:t>
        </w:r>
      </w:hyperlink>
    </w:p>
    <w:p w14:paraId="6C893DED" w14:textId="77777777" w:rsidR="00807F69" w:rsidRDefault="00807F69" w:rsidP="00807F69">
      <w:pPr>
        <w:spacing w:after="0" w:line="360" w:lineRule="auto"/>
        <w:jc w:val="both"/>
        <w:rPr>
          <w:rFonts w:ascii="Times New Roman" w:hAnsi="Times New Roman"/>
          <w:sz w:val="24"/>
          <w:szCs w:val="24"/>
          <w:lang w:val="kk-KZ"/>
        </w:rPr>
      </w:pPr>
    </w:p>
    <w:p w14:paraId="6819B0BF" w14:textId="77777777" w:rsidR="00807F69" w:rsidRPr="008622B7" w:rsidRDefault="00A40E3E" w:rsidP="00807F69">
      <w:pPr>
        <w:spacing w:after="0" w:line="360" w:lineRule="auto"/>
        <w:jc w:val="both"/>
        <w:rPr>
          <w:rStyle w:val="ad"/>
          <w:sz w:val="24"/>
          <w:szCs w:val="24"/>
          <w:lang w:val="kk-KZ"/>
        </w:rPr>
      </w:pPr>
      <w:r w:rsidRPr="006D690E">
        <w:rPr>
          <w:rFonts w:ascii="Times New Roman" w:hAnsi="Times New Roman"/>
          <w:sz w:val="24"/>
          <w:szCs w:val="24"/>
          <w:highlight w:val="yellow"/>
        </w:rPr>
        <w:t xml:space="preserve">Shali Lasrado, B., Panakaje, N., Parvin, S. R., Kagzi, M., Sheikh, N., Irfana, S., &amp; Banu, W. (2025). Skills assessment and development scale for rural women entrepreneurs: Conceptualization and validation. </w:t>
      </w:r>
      <w:r w:rsidRPr="006D690E">
        <w:rPr>
          <w:rFonts w:ascii="Times New Roman" w:hAnsi="Times New Roman"/>
          <w:i/>
          <w:iCs/>
          <w:sz w:val="24"/>
          <w:szCs w:val="24"/>
          <w:highlight w:val="yellow"/>
        </w:rPr>
        <w:t>Journal of Small Business and Enterprise Development</w:t>
      </w:r>
      <w:r w:rsidRPr="006D690E">
        <w:rPr>
          <w:rFonts w:ascii="Times New Roman" w:hAnsi="Times New Roman"/>
          <w:sz w:val="24"/>
          <w:szCs w:val="24"/>
          <w:highlight w:val="yellow"/>
        </w:rPr>
        <w:t>,</w:t>
      </w:r>
      <w:r w:rsidRPr="006D690E">
        <w:rPr>
          <w:rFonts w:ascii="Times New Roman" w:hAnsi="Times New Roman"/>
          <w:i/>
          <w:iCs/>
          <w:sz w:val="24"/>
          <w:szCs w:val="24"/>
          <w:highlight w:val="yellow"/>
        </w:rPr>
        <w:t xml:space="preserve"> 32</w:t>
      </w:r>
      <w:r w:rsidRPr="006D690E">
        <w:rPr>
          <w:rFonts w:ascii="Times New Roman" w:hAnsi="Times New Roman"/>
          <w:sz w:val="24"/>
          <w:szCs w:val="24"/>
          <w:highlight w:val="yellow"/>
        </w:rPr>
        <w:t>(7), 1530-1557.</w:t>
      </w:r>
      <w:hyperlink r:id="rId111" w:tgtFrame="_blank" w:history="1">
        <w:r w:rsidRPr="006D690E">
          <w:rPr>
            <w:rStyle w:val="ad"/>
            <w:sz w:val="24"/>
            <w:szCs w:val="24"/>
            <w:highlight w:val="yellow"/>
          </w:rPr>
          <w:t xml:space="preserve"> https://doi.org/10.1108/JSBED-03-2025-0204</w:t>
        </w:r>
      </w:hyperlink>
    </w:p>
    <w:p w14:paraId="3C9E6EC5" w14:textId="77777777" w:rsidR="00807F69" w:rsidRDefault="00807F69" w:rsidP="00807F69">
      <w:pPr>
        <w:widowControl w:val="0"/>
        <w:tabs>
          <w:tab w:val="left" w:pos="851"/>
        </w:tabs>
        <w:autoSpaceDE w:val="0"/>
        <w:autoSpaceDN w:val="0"/>
        <w:adjustRightInd w:val="0"/>
        <w:spacing w:after="0" w:line="360" w:lineRule="auto"/>
        <w:jc w:val="both"/>
        <w:rPr>
          <w:rFonts w:ascii="Arial" w:hAnsi="Arial" w:cs="Arial"/>
          <w:color w:val="222222"/>
          <w:sz w:val="20"/>
          <w:szCs w:val="20"/>
          <w:shd w:val="clear" w:color="auto" w:fill="FFFFFF"/>
        </w:rPr>
      </w:pPr>
    </w:p>
    <w:p w14:paraId="250C5E2D" w14:textId="77777777" w:rsidR="00807F69" w:rsidRDefault="00A40E3E" w:rsidP="00807F69">
      <w:pPr>
        <w:widowControl w:val="0"/>
        <w:tabs>
          <w:tab w:val="left" w:pos="851"/>
        </w:tabs>
        <w:autoSpaceDE w:val="0"/>
        <w:autoSpaceDN w:val="0"/>
        <w:adjustRightInd w:val="0"/>
        <w:spacing w:after="0" w:line="360" w:lineRule="auto"/>
        <w:jc w:val="both"/>
        <w:rPr>
          <w:rFonts w:ascii="Arial" w:hAnsi="Arial" w:cs="Arial"/>
          <w:color w:val="222222"/>
          <w:sz w:val="20"/>
          <w:szCs w:val="20"/>
          <w:shd w:val="clear" w:color="auto" w:fill="FFFFFF"/>
        </w:rPr>
      </w:pPr>
      <w:r w:rsidRPr="00DE730F">
        <w:rPr>
          <w:rFonts w:ascii="Arial" w:hAnsi="Arial" w:cs="Arial"/>
          <w:color w:val="222222"/>
          <w:sz w:val="20"/>
          <w:szCs w:val="20"/>
          <w:highlight w:val="yellow"/>
          <w:shd w:val="clear" w:color="auto" w:fill="FFFFFF"/>
        </w:rPr>
        <w:t xml:space="preserve">Schoneveld, G. C., &amp; Weng, X. (2023). Smallholder value creation in agrifood chains: Value network approach. </w:t>
      </w:r>
      <w:r w:rsidRPr="00DE730F">
        <w:rPr>
          <w:rFonts w:ascii="Arial" w:hAnsi="Arial" w:cs="Arial"/>
          <w:i/>
          <w:iCs/>
          <w:color w:val="222222"/>
          <w:sz w:val="20"/>
          <w:szCs w:val="20"/>
          <w:highlight w:val="yellow"/>
          <w:shd w:val="clear" w:color="auto" w:fill="FFFFFF"/>
        </w:rPr>
        <w:t>Land Use Policy</w:t>
      </w:r>
      <w:r w:rsidRPr="00DE730F">
        <w:rPr>
          <w:rFonts w:ascii="Arial" w:hAnsi="Arial" w:cs="Arial"/>
          <w:color w:val="222222"/>
          <w:sz w:val="20"/>
          <w:szCs w:val="20"/>
          <w:highlight w:val="yellow"/>
          <w:shd w:val="clear" w:color="auto" w:fill="FFFFFF"/>
        </w:rPr>
        <w:t>,</w:t>
      </w:r>
      <w:r w:rsidRPr="00DE730F">
        <w:rPr>
          <w:rFonts w:ascii="Arial" w:hAnsi="Arial" w:cs="Arial"/>
          <w:i/>
          <w:iCs/>
          <w:color w:val="222222"/>
          <w:sz w:val="20"/>
          <w:szCs w:val="20"/>
          <w:highlight w:val="yellow"/>
          <w:shd w:val="clear" w:color="auto" w:fill="FFFFFF"/>
        </w:rPr>
        <w:t xml:space="preserve"> 131</w:t>
      </w:r>
      <w:r w:rsidRPr="00DE730F">
        <w:rPr>
          <w:rFonts w:ascii="Arial" w:hAnsi="Arial" w:cs="Arial"/>
          <w:color w:val="222222"/>
          <w:sz w:val="20"/>
          <w:szCs w:val="20"/>
          <w:highlight w:val="yellow"/>
          <w:shd w:val="clear" w:color="auto" w:fill="FFFFFF"/>
        </w:rPr>
        <w:t>, 106676.</w:t>
      </w:r>
    </w:p>
    <w:p w14:paraId="66859952" w14:textId="77777777" w:rsidR="00807F69" w:rsidRPr="00DE730F" w:rsidRDefault="00A40E3E" w:rsidP="00807F69">
      <w:hyperlink r:id="rId112" w:tgtFrame="_blank" w:tooltip="Постоянная ссылка с использованием цифрового идентификатора объекта" w:history="1">
        <w:r w:rsidRPr="00DE730F">
          <w:rPr>
            <w:rStyle w:val="ad"/>
            <w:highlight w:val="yellow"/>
          </w:rPr>
          <w:t>https://doi.org/10.1016/j.landusepol.2023.106676</w:t>
        </w:r>
      </w:hyperlink>
    </w:p>
    <w:p w14:paraId="2E57C8BD"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p>
    <w:p w14:paraId="78BCCE5A" w14:textId="77777777" w:rsidR="00807F69" w:rsidRPr="008622B7" w:rsidRDefault="00A40E3E" w:rsidP="00807F69">
      <w:pPr>
        <w:spacing w:after="0" w:line="360" w:lineRule="auto"/>
        <w:jc w:val="both"/>
        <w:rPr>
          <w:rFonts w:ascii="Times New Roman" w:hAnsi="Times New Roman"/>
          <w:sz w:val="24"/>
          <w:szCs w:val="24"/>
          <w:lang w:val="kk-KZ"/>
        </w:rPr>
      </w:pPr>
      <w:r w:rsidRPr="009F1723">
        <w:rPr>
          <w:rFonts w:ascii="Times New Roman" w:hAnsi="Times New Roman"/>
          <w:sz w:val="24"/>
          <w:szCs w:val="24"/>
          <w:highlight w:val="yellow"/>
        </w:rPr>
        <w:t xml:space="preserve">Stawicka, E., &amp; Parlinska, M. (2021). </w:t>
      </w:r>
      <w:r w:rsidRPr="009F1723">
        <w:rPr>
          <w:rFonts w:ascii="Times New Roman" w:hAnsi="Times New Roman"/>
          <w:i/>
          <w:iCs/>
          <w:sz w:val="24"/>
          <w:szCs w:val="24"/>
          <w:highlight w:val="yellow"/>
        </w:rPr>
        <w:t xml:space="preserve">Female entrepreneurship in rural areas in the context of the labor market. </w:t>
      </w:r>
      <w:r w:rsidRPr="009F1723">
        <w:rPr>
          <w:rFonts w:ascii="Times New Roman" w:hAnsi="Times New Roman"/>
          <w:sz w:val="24"/>
          <w:szCs w:val="24"/>
          <w:highlight w:val="yellow"/>
        </w:rPr>
        <w:t>(55).</w:t>
      </w:r>
      <w:hyperlink r:id="rId113" w:history="1">
        <w:r w:rsidRPr="009F1723">
          <w:rPr>
            <w:rStyle w:val="ad"/>
            <w:sz w:val="24"/>
            <w:szCs w:val="24"/>
            <w:highlight w:val="yellow"/>
          </w:rPr>
          <w:t xml:space="preserve"> https://doi.org/10.22616/ESRD.2021.55.040</w:t>
        </w:r>
      </w:hyperlink>
      <w:r w:rsidRPr="008622B7">
        <w:rPr>
          <w:rFonts w:ascii="Times New Roman" w:hAnsi="Times New Roman"/>
          <w:sz w:val="24"/>
          <w:szCs w:val="24"/>
        </w:rPr>
        <w:t xml:space="preserve"> </w:t>
      </w:r>
    </w:p>
    <w:p w14:paraId="7E454EC6"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43EBFA57" w14:textId="77777777" w:rsidR="00807F69" w:rsidRPr="008622B7" w:rsidRDefault="00A40E3E"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9F1723">
        <w:rPr>
          <w:rFonts w:ascii="Times New Roman" w:hAnsi="Times New Roman"/>
          <w:sz w:val="24"/>
          <w:szCs w:val="24"/>
          <w:highlight w:val="yellow"/>
        </w:rPr>
        <w:t xml:space="preserve">Stepanenko, S., Kryukova, I., Khalin, S., &amp; Podsokha, A. (2023). Inclusive investment in the sustainable development of the agricultural sector and rural areas of Ukraine. </w:t>
      </w:r>
      <w:r w:rsidRPr="009F1723">
        <w:rPr>
          <w:rFonts w:ascii="Times New Roman" w:hAnsi="Times New Roman"/>
          <w:i/>
          <w:iCs/>
          <w:sz w:val="24"/>
          <w:szCs w:val="24"/>
          <w:highlight w:val="yellow"/>
        </w:rPr>
        <w:t>Collection of Papers New Economy</w:t>
      </w:r>
      <w:r w:rsidRPr="009F1723">
        <w:rPr>
          <w:rFonts w:ascii="Times New Roman" w:hAnsi="Times New Roman"/>
          <w:sz w:val="24"/>
          <w:szCs w:val="24"/>
          <w:highlight w:val="yellow"/>
        </w:rPr>
        <w:t>,</w:t>
      </w:r>
      <w:r w:rsidRPr="009F1723">
        <w:rPr>
          <w:rFonts w:ascii="Times New Roman" w:hAnsi="Times New Roman"/>
          <w:i/>
          <w:iCs/>
          <w:sz w:val="24"/>
          <w:szCs w:val="24"/>
          <w:highlight w:val="yellow"/>
        </w:rPr>
        <w:t xml:space="preserve"> 1</w:t>
      </w:r>
      <w:r w:rsidRPr="009F1723">
        <w:rPr>
          <w:rFonts w:ascii="Times New Roman" w:hAnsi="Times New Roman"/>
          <w:sz w:val="24"/>
          <w:szCs w:val="24"/>
          <w:highlight w:val="yellow"/>
        </w:rPr>
        <w:t>(1), 75–88.</w:t>
      </w:r>
      <w:hyperlink r:id="rId114" w:tgtFrame="_blank" w:history="1">
        <w:r w:rsidRPr="009F1723">
          <w:rPr>
            <w:rStyle w:val="ad"/>
            <w:sz w:val="24"/>
            <w:szCs w:val="24"/>
            <w:highlight w:val="yellow"/>
          </w:rPr>
          <w:t xml:space="preserve"> https://doi.org/10.61432/CPNE0101075s</w:t>
        </w:r>
      </w:hyperlink>
    </w:p>
    <w:p w14:paraId="4EEFB18C"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5C7B2ECF" w14:textId="77777777" w:rsidR="00807F69" w:rsidRPr="008622B7" w:rsidRDefault="00A40E3E"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4F71B3">
        <w:rPr>
          <w:rFonts w:ascii="Times New Roman" w:hAnsi="Times New Roman"/>
          <w:sz w:val="24"/>
          <w:szCs w:val="24"/>
          <w:highlight w:val="yellow"/>
        </w:rPr>
        <w:t xml:space="preserve">Timu, A. G., Manoti, D., Shee, A., &amp; You, L. (2024). Impacts of gender-inclusive extension approaches on farmer understanding and willingness to pay for bundled financial services. </w:t>
      </w:r>
      <w:r w:rsidRPr="004F71B3">
        <w:rPr>
          <w:rFonts w:ascii="Times New Roman" w:hAnsi="Times New Roman"/>
          <w:i/>
          <w:iCs/>
          <w:sz w:val="24"/>
          <w:szCs w:val="24"/>
          <w:highlight w:val="yellow"/>
        </w:rPr>
        <w:t>Current Research in Environmental Sustainability</w:t>
      </w:r>
      <w:r w:rsidRPr="004F71B3">
        <w:rPr>
          <w:rFonts w:ascii="Times New Roman" w:hAnsi="Times New Roman"/>
          <w:sz w:val="24"/>
          <w:szCs w:val="24"/>
          <w:highlight w:val="yellow"/>
        </w:rPr>
        <w:t>,</w:t>
      </w:r>
      <w:r w:rsidRPr="004F71B3">
        <w:rPr>
          <w:rFonts w:ascii="Times New Roman" w:hAnsi="Times New Roman"/>
          <w:i/>
          <w:iCs/>
          <w:sz w:val="24"/>
          <w:szCs w:val="24"/>
          <w:highlight w:val="yellow"/>
        </w:rPr>
        <w:t xml:space="preserve"> 8</w:t>
      </w:r>
      <w:r w:rsidRPr="004F71B3">
        <w:rPr>
          <w:rFonts w:ascii="Times New Roman" w:hAnsi="Times New Roman"/>
          <w:sz w:val="24"/>
          <w:szCs w:val="24"/>
          <w:highlight w:val="yellow"/>
        </w:rPr>
        <w:t xml:space="preserve">, 100268. </w:t>
      </w:r>
      <w:hyperlink r:id="rId115" w:tgtFrame="_blank" w:tooltip="Persistent link using digital object identifier" w:history="1">
        <w:r w:rsidRPr="004F71B3">
          <w:rPr>
            <w:rStyle w:val="ad"/>
            <w:sz w:val="24"/>
            <w:szCs w:val="24"/>
            <w:highlight w:val="yellow"/>
          </w:rPr>
          <w:t>https://doi.org/10.1016/j.crsust.2024.100268</w:t>
        </w:r>
      </w:hyperlink>
    </w:p>
    <w:p w14:paraId="7CBFAB10"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60128C48" w14:textId="77777777" w:rsidR="00807F69" w:rsidRPr="008622B7" w:rsidRDefault="00A40E3E"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DE730F">
        <w:rPr>
          <w:rFonts w:ascii="Times New Roman" w:hAnsi="Times New Roman"/>
          <w:sz w:val="24"/>
          <w:szCs w:val="24"/>
          <w:highlight w:val="yellow"/>
        </w:rPr>
        <w:t xml:space="preserve">Tundui, H. P., &amp; Tundui, C. S. (2024). Microcredit and women’s entrepreneurial success: A moderated mediation effect of household economic status. </w:t>
      </w:r>
      <w:r w:rsidRPr="00DE730F">
        <w:rPr>
          <w:rFonts w:ascii="Times New Roman" w:hAnsi="Times New Roman"/>
          <w:i/>
          <w:iCs/>
          <w:sz w:val="24"/>
          <w:szCs w:val="24"/>
          <w:highlight w:val="yellow"/>
        </w:rPr>
        <w:t>International Journal of Sociology and Social Policy</w:t>
      </w:r>
      <w:r w:rsidRPr="00DE730F">
        <w:rPr>
          <w:rFonts w:ascii="Times New Roman" w:hAnsi="Times New Roman"/>
          <w:sz w:val="24"/>
          <w:szCs w:val="24"/>
          <w:highlight w:val="yellow"/>
        </w:rPr>
        <w:t>,</w:t>
      </w:r>
      <w:r w:rsidRPr="00DE730F">
        <w:rPr>
          <w:rFonts w:ascii="Times New Roman" w:hAnsi="Times New Roman"/>
          <w:i/>
          <w:iCs/>
          <w:sz w:val="24"/>
          <w:szCs w:val="24"/>
          <w:highlight w:val="yellow"/>
        </w:rPr>
        <w:t xml:space="preserve"> 44</w:t>
      </w:r>
      <w:r w:rsidRPr="00DE730F">
        <w:rPr>
          <w:rFonts w:ascii="Times New Roman" w:hAnsi="Times New Roman"/>
          <w:sz w:val="24"/>
          <w:szCs w:val="24"/>
          <w:highlight w:val="yellow"/>
        </w:rPr>
        <w:t xml:space="preserve">(9/10), 793-808. </w:t>
      </w:r>
      <w:hyperlink r:id="rId116" w:tgtFrame="_blank" w:history="1">
        <w:hyperlink r:id="rId117" w:tgtFrame="_blank" w:history="1">
          <w:r w:rsidRPr="00DE730F">
            <w:rPr>
              <w:rStyle w:val="ad"/>
              <w:sz w:val="24"/>
              <w:szCs w:val="24"/>
              <w:highlight w:val="yellow"/>
            </w:rPr>
            <w:t>hhttps://doi.org/10.1108/IJSSP-09-2023-0228</w:t>
          </w:r>
        </w:hyperlink>
      </w:hyperlink>
    </w:p>
    <w:p w14:paraId="429C8F95" w14:textId="77777777" w:rsidR="00807F69" w:rsidRPr="008622B7" w:rsidRDefault="00807F69" w:rsidP="00807F69">
      <w:pPr>
        <w:spacing w:after="0" w:line="360" w:lineRule="auto"/>
        <w:jc w:val="both"/>
        <w:rPr>
          <w:rFonts w:ascii="Times New Roman" w:hAnsi="Times New Roman"/>
          <w:sz w:val="24"/>
          <w:szCs w:val="24"/>
          <w:lang w:val="kk-KZ"/>
        </w:rPr>
      </w:pPr>
    </w:p>
    <w:p w14:paraId="0B3D106A" w14:textId="77777777" w:rsidR="00807F69" w:rsidRPr="008622B7" w:rsidRDefault="00A40E3E" w:rsidP="00807F69">
      <w:pPr>
        <w:spacing w:after="0" w:line="360" w:lineRule="auto"/>
        <w:jc w:val="both"/>
        <w:rPr>
          <w:rFonts w:ascii="Times New Roman" w:hAnsi="Times New Roman"/>
          <w:sz w:val="24"/>
          <w:szCs w:val="24"/>
          <w:lang w:val="kk-KZ"/>
        </w:rPr>
      </w:pPr>
      <w:r w:rsidRPr="00F42DAC">
        <w:rPr>
          <w:rFonts w:ascii="Times New Roman" w:hAnsi="Times New Roman"/>
          <w:sz w:val="24"/>
          <w:szCs w:val="24"/>
          <w:highlight w:val="yellow"/>
        </w:rPr>
        <w:t xml:space="preserve">Ullah, A., Verner, V., Madaki, M. Y., Adams, F., &amp; Bavorova, M. (2024). Factors influencing informal credit access and utilization among smallholder farmers: Insights from mountainous regions of Pakistan. </w:t>
      </w:r>
      <w:r w:rsidRPr="00F42DAC">
        <w:rPr>
          <w:rFonts w:ascii="Times New Roman" w:hAnsi="Times New Roman"/>
          <w:i/>
          <w:iCs/>
          <w:sz w:val="24"/>
          <w:szCs w:val="24"/>
          <w:highlight w:val="yellow"/>
        </w:rPr>
        <w:t>Agriculture, 14</w:t>
      </w:r>
      <w:r w:rsidRPr="00F42DAC">
        <w:rPr>
          <w:rFonts w:ascii="Times New Roman" w:hAnsi="Times New Roman"/>
          <w:sz w:val="24"/>
          <w:szCs w:val="24"/>
          <w:highlight w:val="yellow"/>
        </w:rPr>
        <w:t xml:space="preserve">(10), 1764. </w:t>
      </w:r>
      <w:hyperlink r:id="rId118" w:history="1">
        <w:r w:rsidRPr="00F42DAC">
          <w:rPr>
            <w:rStyle w:val="ad"/>
            <w:sz w:val="24"/>
            <w:szCs w:val="24"/>
            <w:highlight w:val="yellow"/>
          </w:rPr>
          <w:t>https://doi.org/10.3390/agriculture14101764</w:t>
        </w:r>
      </w:hyperlink>
    </w:p>
    <w:p w14:paraId="40AB5859" w14:textId="77777777" w:rsidR="00807F69" w:rsidRDefault="00807F69" w:rsidP="00807F69">
      <w:pPr>
        <w:spacing w:after="0" w:line="360" w:lineRule="auto"/>
        <w:jc w:val="both"/>
        <w:rPr>
          <w:rFonts w:ascii="Times New Roman" w:hAnsi="Times New Roman"/>
          <w:sz w:val="24"/>
          <w:szCs w:val="24"/>
          <w:lang w:val="kk-KZ"/>
        </w:rPr>
      </w:pPr>
    </w:p>
    <w:p w14:paraId="08691DC2" w14:textId="77777777" w:rsidR="00807F69" w:rsidRPr="008622B7" w:rsidRDefault="00A40E3E" w:rsidP="00807F69">
      <w:pPr>
        <w:spacing w:after="0" w:line="360" w:lineRule="auto"/>
        <w:jc w:val="both"/>
        <w:rPr>
          <w:rFonts w:ascii="Times New Roman" w:hAnsi="Times New Roman"/>
          <w:sz w:val="24"/>
          <w:szCs w:val="24"/>
          <w:lang w:val="kk-KZ"/>
        </w:rPr>
      </w:pPr>
      <w:r w:rsidRPr="00F42DAC">
        <w:rPr>
          <w:rFonts w:ascii="Times New Roman" w:hAnsi="Times New Roman"/>
          <w:sz w:val="24"/>
          <w:szCs w:val="24"/>
          <w:highlight w:val="yellow"/>
        </w:rPr>
        <w:t xml:space="preserve">Urago, G. G., &amp; Bozoğlu, M. (2022). Literature review on farmers’ access to agricultural credit in Ethiopia. </w:t>
      </w:r>
      <w:r w:rsidRPr="00F42DAC">
        <w:rPr>
          <w:rFonts w:ascii="Times New Roman" w:hAnsi="Times New Roman"/>
          <w:i/>
          <w:iCs/>
          <w:sz w:val="24"/>
          <w:szCs w:val="24"/>
          <w:highlight w:val="yellow"/>
        </w:rPr>
        <w:t>Anadolu Journal of Agricultural Sciences, 37</w:t>
      </w:r>
      <w:r w:rsidRPr="00F42DAC">
        <w:rPr>
          <w:rFonts w:ascii="Times New Roman" w:hAnsi="Times New Roman"/>
          <w:sz w:val="24"/>
          <w:szCs w:val="24"/>
          <w:highlight w:val="yellow"/>
        </w:rPr>
        <w:t>(2), 301-316.</w:t>
      </w:r>
      <w:hyperlink r:id="rId119" w:history="1">
        <w:r w:rsidRPr="00F42DAC">
          <w:rPr>
            <w:rStyle w:val="ad"/>
            <w:sz w:val="24"/>
            <w:szCs w:val="24"/>
            <w:highlight w:val="yellow"/>
          </w:rPr>
          <w:t xml:space="preserve"> https://doi.org/10.7161/omuanajas.978056</w:t>
        </w:r>
      </w:hyperlink>
    </w:p>
    <w:p w14:paraId="43A763A2" w14:textId="77777777" w:rsidR="00807F69" w:rsidRPr="008622B7" w:rsidRDefault="00807F69" w:rsidP="00807F69">
      <w:pPr>
        <w:spacing w:after="0" w:line="360" w:lineRule="auto"/>
        <w:jc w:val="both"/>
        <w:rPr>
          <w:rFonts w:ascii="Times New Roman" w:hAnsi="Times New Roman"/>
          <w:sz w:val="24"/>
          <w:szCs w:val="24"/>
          <w:lang w:val="kk-KZ"/>
        </w:rPr>
      </w:pPr>
    </w:p>
    <w:p w14:paraId="07A6149F" w14:textId="77777777" w:rsidR="00807F69" w:rsidRPr="008622B7" w:rsidRDefault="00A40E3E" w:rsidP="00807F69">
      <w:pPr>
        <w:spacing w:after="0" w:line="360" w:lineRule="auto"/>
        <w:jc w:val="both"/>
        <w:rPr>
          <w:rFonts w:ascii="Times New Roman" w:hAnsi="Times New Roman"/>
          <w:sz w:val="24"/>
          <w:szCs w:val="24"/>
          <w:lang w:val="kk-KZ"/>
        </w:rPr>
      </w:pPr>
      <w:r w:rsidRPr="00D27012">
        <w:rPr>
          <w:rFonts w:ascii="Times New Roman" w:hAnsi="Times New Roman"/>
          <w:sz w:val="24"/>
          <w:szCs w:val="24"/>
          <w:highlight w:val="yellow"/>
        </w:rPr>
        <w:t xml:space="preserve">Wang, S., Mwalupaso, G. E., &amp; Akter, A. (2025). Nexus of women’s participation in smallholder financial inclusion programs and economic efficiency: implications for poverty alleviation. </w:t>
      </w:r>
      <w:r w:rsidRPr="00D27012">
        <w:rPr>
          <w:rFonts w:ascii="Times New Roman" w:hAnsi="Times New Roman"/>
          <w:i/>
          <w:iCs/>
          <w:sz w:val="24"/>
          <w:szCs w:val="24"/>
          <w:highlight w:val="yellow"/>
        </w:rPr>
        <w:t>Frontiers in Sustainable Food Systems, 9</w:t>
      </w:r>
      <w:r w:rsidRPr="00D27012">
        <w:rPr>
          <w:rFonts w:ascii="Times New Roman" w:hAnsi="Times New Roman"/>
          <w:sz w:val="24"/>
          <w:szCs w:val="24"/>
          <w:highlight w:val="yellow"/>
        </w:rPr>
        <w:t xml:space="preserve">, 1613678. </w:t>
      </w:r>
      <w:hyperlink r:id="rId120" w:history="1">
        <w:r w:rsidRPr="00D27012">
          <w:rPr>
            <w:rStyle w:val="ad"/>
            <w:sz w:val="24"/>
            <w:szCs w:val="24"/>
            <w:highlight w:val="yellow"/>
          </w:rPr>
          <w:t>https://doi.org/10.3389/fsufs.2025.1613678</w:t>
        </w:r>
      </w:hyperlink>
    </w:p>
    <w:p w14:paraId="0971D847" w14:textId="77777777" w:rsidR="00807F69" w:rsidRPr="008622B7" w:rsidRDefault="00807F69" w:rsidP="00807F69">
      <w:pPr>
        <w:spacing w:after="0" w:line="360" w:lineRule="auto"/>
        <w:jc w:val="both"/>
        <w:rPr>
          <w:rFonts w:ascii="Times New Roman" w:hAnsi="Times New Roman"/>
          <w:sz w:val="24"/>
          <w:szCs w:val="24"/>
          <w:lang w:val="kk-KZ"/>
        </w:rPr>
      </w:pPr>
    </w:p>
    <w:p w14:paraId="6F82DE54" w14:textId="77777777" w:rsidR="00807F69" w:rsidRPr="008622B7" w:rsidRDefault="00A40E3E" w:rsidP="00807F69">
      <w:pPr>
        <w:spacing w:after="0" w:line="360" w:lineRule="auto"/>
        <w:jc w:val="both"/>
        <w:rPr>
          <w:rFonts w:ascii="Times New Roman" w:hAnsi="Times New Roman"/>
          <w:sz w:val="24"/>
          <w:szCs w:val="24"/>
          <w:lang w:val="kk-KZ"/>
        </w:rPr>
      </w:pPr>
      <w:r w:rsidRPr="00F42DAC">
        <w:rPr>
          <w:rFonts w:ascii="Times New Roman" w:hAnsi="Times New Roman"/>
          <w:sz w:val="24"/>
          <w:szCs w:val="24"/>
          <w:highlight w:val="yellow"/>
        </w:rPr>
        <w:t xml:space="preserve">Wang, Q., Gui, L., Meng, Q. et al. (2025). Rural credit and new technology adoption among family farms: evidence from two demonstration areas in China. </w:t>
      </w:r>
      <w:r w:rsidRPr="00F42DAC">
        <w:rPr>
          <w:rFonts w:ascii="Times New Roman" w:hAnsi="Times New Roman"/>
          <w:i/>
          <w:iCs/>
          <w:sz w:val="24"/>
          <w:szCs w:val="24"/>
          <w:highlight w:val="yellow"/>
        </w:rPr>
        <w:t>Humanities and Social Sciences Communication, 12</w:t>
      </w:r>
      <w:r w:rsidRPr="00F42DAC">
        <w:rPr>
          <w:rFonts w:ascii="Times New Roman" w:hAnsi="Times New Roman"/>
          <w:sz w:val="24"/>
          <w:szCs w:val="24"/>
          <w:highlight w:val="yellow"/>
        </w:rPr>
        <w:t>, 1109.</w:t>
      </w:r>
      <w:hyperlink r:id="rId121" w:history="1">
        <w:r w:rsidRPr="00F42DAC">
          <w:rPr>
            <w:rStyle w:val="ad"/>
            <w:sz w:val="24"/>
            <w:szCs w:val="24"/>
            <w:highlight w:val="yellow"/>
          </w:rPr>
          <w:t xml:space="preserve"> https://doi.org/10.1057/s41599-025-05491-7</w:t>
        </w:r>
      </w:hyperlink>
    </w:p>
    <w:p w14:paraId="0A9821BF" w14:textId="77777777" w:rsidR="00807F69" w:rsidRPr="008622B7" w:rsidRDefault="00807F69"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p>
    <w:p w14:paraId="09535F27" w14:textId="77777777" w:rsidR="00807F69" w:rsidRPr="008622B7" w:rsidRDefault="00A40E3E" w:rsidP="00807F69">
      <w:pPr>
        <w:widowControl w:val="0"/>
        <w:tabs>
          <w:tab w:val="left" w:pos="851"/>
        </w:tabs>
        <w:autoSpaceDE w:val="0"/>
        <w:autoSpaceDN w:val="0"/>
        <w:adjustRightInd w:val="0"/>
        <w:spacing w:after="0" w:line="360" w:lineRule="auto"/>
        <w:contextualSpacing/>
        <w:jc w:val="both"/>
        <w:rPr>
          <w:rFonts w:ascii="Times New Roman" w:hAnsi="Times New Roman"/>
          <w:sz w:val="24"/>
          <w:szCs w:val="24"/>
          <w:lang w:val="kk-KZ"/>
        </w:rPr>
      </w:pPr>
      <w:r w:rsidRPr="00DE730F">
        <w:rPr>
          <w:rFonts w:ascii="Times New Roman" w:hAnsi="Times New Roman"/>
          <w:sz w:val="24"/>
          <w:szCs w:val="24"/>
          <w:highlight w:val="yellow"/>
        </w:rPr>
        <w:t xml:space="preserve">Wasif, M., Sadiqe, M., Khan, M. M. H., &amp; Muzaffar, B. (2025). Challenges and Opportunities Faced by Rural Women Entrepreneurs. </w:t>
      </w:r>
      <w:r w:rsidRPr="00DE730F">
        <w:rPr>
          <w:rFonts w:ascii="Times New Roman" w:hAnsi="Times New Roman"/>
          <w:i/>
          <w:iCs/>
          <w:sz w:val="24"/>
          <w:szCs w:val="24"/>
          <w:highlight w:val="yellow"/>
        </w:rPr>
        <w:t>Examining Barriers and Building Resiliency for Rural Women Entrepreneurs</w:t>
      </w:r>
      <w:r w:rsidRPr="00DE730F">
        <w:rPr>
          <w:rFonts w:ascii="Times New Roman" w:hAnsi="Times New Roman"/>
          <w:sz w:val="24"/>
          <w:szCs w:val="24"/>
          <w:highlight w:val="yellow"/>
        </w:rPr>
        <w:t>, 1–28.</w:t>
      </w:r>
      <w:r w:rsidRPr="00DE730F">
        <w:rPr>
          <w:rStyle w:val="ad"/>
          <w:color w:val="212529"/>
          <w:sz w:val="24"/>
          <w:szCs w:val="24"/>
          <w:highlight w:val="yellow"/>
          <w:shd w:val="clear" w:color="auto" w:fill="FFFFFF"/>
        </w:rPr>
        <w:t xml:space="preserve"> </w:t>
      </w:r>
      <w:hyperlink r:id="rId122" w:history="1">
        <w:r w:rsidRPr="00DE730F">
          <w:rPr>
            <w:rStyle w:val="ad"/>
            <w:sz w:val="24"/>
            <w:szCs w:val="24"/>
            <w:highlight w:val="yellow"/>
          </w:rPr>
          <w:t>https://doi.org/10.4018/979-8-3693-9178-5.ch001</w:t>
        </w:r>
      </w:hyperlink>
      <w:r w:rsidRPr="008622B7">
        <w:rPr>
          <w:rFonts w:ascii="Times New Roman" w:hAnsi="Times New Roman"/>
          <w:sz w:val="24"/>
          <w:szCs w:val="24"/>
        </w:rPr>
        <w:t xml:space="preserve"> </w:t>
      </w:r>
    </w:p>
    <w:p w14:paraId="5E760893"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p>
    <w:p w14:paraId="7133CC16" w14:textId="77777777" w:rsidR="00807F69" w:rsidRPr="008622B7" w:rsidRDefault="00A40E3E"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r w:rsidRPr="00064234">
        <w:rPr>
          <w:rFonts w:ascii="Times New Roman" w:hAnsi="Times New Roman"/>
          <w:sz w:val="24"/>
          <w:szCs w:val="24"/>
          <w:highlight w:val="yellow"/>
        </w:rPr>
        <w:t xml:space="preserve">Wooldridge, J. M. (2023). Simple approaches to nonlinear difference-in-differences with panel data. </w:t>
      </w:r>
      <w:r w:rsidRPr="00064234">
        <w:rPr>
          <w:rFonts w:ascii="Times New Roman" w:hAnsi="Times New Roman"/>
          <w:i/>
          <w:iCs/>
          <w:sz w:val="24"/>
          <w:szCs w:val="24"/>
          <w:highlight w:val="yellow"/>
        </w:rPr>
        <w:t>The Econometrics Journal</w:t>
      </w:r>
      <w:r w:rsidRPr="00064234">
        <w:rPr>
          <w:rFonts w:ascii="Times New Roman" w:hAnsi="Times New Roman"/>
          <w:sz w:val="24"/>
          <w:szCs w:val="24"/>
          <w:highlight w:val="yellow"/>
        </w:rPr>
        <w:t>,</w:t>
      </w:r>
      <w:r w:rsidRPr="00064234">
        <w:rPr>
          <w:rFonts w:ascii="Times New Roman" w:hAnsi="Times New Roman"/>
          <w:i/>
          <w:iCs/>
          <w:sz w:val="24"/>
          <w:szCs w:val="24"/>
          <w:highlight w:val="yellow"/>
        </w:rPr>
        <w:t xml:space="preserve"> 26</w:t>
      </w:r>
      <w:r w:rsidRPr="00064234">
        <w:rPr>
          <w:rFonts w:ascii="Times New Roman" w:hAnsi="Times New Roman"/>
          <w:sz w:val="24"/>
          <w:szCs w:val="24"/>
          <w:highlight w:val="yellow"/>
        </w:rPr>
        <w:t>(3), C31-C66.</w:t>
      </w:r>
      <w:hyperlink r:id="rId123" w:history="1">
        <w:r w:rsidRPr="00064234">
          <w:rPr>
            <w:rStyle w:val="ad"/>
            <w:sz w:val="24"/>
            <w:szCs w:val="24"/>
            <w:highlight w:val="yellow"/>
          </w:rPr>
          <w:t xml:space="preserve"> https://doi.org/10.1093/ectj/utad016</w:t>
        </w:r>
      </w:hyperlink>
    </w:p>
    <w:p w14:paraId="6B295C47" w14:textId="77777777" w:rsidR="00807F69" w:rsidRPr="008622B7" w:rsidRDefault="00807F69"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p>
    <w:p w14:paraId="2CC60C66" w14:textId="77777777" w:rsidR="00807F69" w:rsidRPr="008622B7" w:rsidRDefault="00A40E3E" w:rsidP="00807F69">
      <w:pPr>
        <w:widowControl w:val="0"/>
        <w:tabs>
          <w:tab w:val="left" w:pos="851"/>
        </w:tabs>
        <w:autoSpaceDE w:val="0"/>
        <w:autoSpaceDN w:val="0"/>
        <w:adjustRightInd w:val="0"/>
        <w:spacing w:after="0" w:line="360" w:lineRule="auto"/>
        <w:jc w:val="both"/>
        <w:rPr>
          <w:rFonts w:ascii="Times New Roman" w:hAnsi="Times New Roman"/>
          <w:sz w:val="24"/>
          <w:szCs w:val="24"/>
          <w:lang w:val="kk-KZ"/>
        </w:rPr>
      </w:pPr>
      <w:r w:rsidRPr="00D61C6A">
        <w:rPr>
          <w:rFonts w:ascii="Times New Roman" w:hAnsi="Times New Roman"/>
          <w:sz w:val="24"/>
          <w:szCs w:val="24"/>
          <w:highlight w:val="yellow"/>
        </w:rPr>
        <w:t xml:space="preserve">Wooldridge, J. M. (2025). Two-way fixed effects, the two-way Mundlak regression, and difference-in-differences estimators. </w:t>
      </w:r>
      <w:r w:rsidRPr="00D61C6A">
        <w:rPr>
          <w:rFonts w:ascii="Times New Roman" w:hAnsi="Times New Roman"/>
          <w:i/>
          <w:iCs/>
          <w:sz w:val="24"/>
          <w:szCs w:val="24"/>
          <w:highlight w:val="yellow"/>
        </w:rPr>
        <w:t>Empirical Economics</w:t>
      </w:r>
      <w:r w:rsidRPr="00D61C6A">
        <w:rPr>
          <w:rFonts w:ascii="Times New Roman" w:hAnsi="Times New Roman"/>
          <w:sz w:val="24"/>
          <w:szCs w:val="24"/>
          <w:highlight w:val="yellow"/>
        </w:rPr>
        <w:t>,</w:t>
      </w:r>
      <w:r w:rsidRPr="00D61C6A">
        <w:rPr>
          <w:rFonts w:ascii="Times New Roman" w:hAnsi="Times New Roman"/>
          <w:i/>
          <w:iCs/>
          <w:sz w:val="24"/>
          <w:szCs w:val="24"/>
          <w:highlight w:val="yellow"/>
        </w:rPr>
        <w:t xml:space="preserve"> 69</w:t>
      </w:r>
      <w:r w:rsidRPr="00D61C6A">
        <w:rPr>
          <w:rFonts w:ascii="Times New Roman" w:hAnsi="Times New Roman"/>
          <w:sz w:val="24"/>
          <w:szCs w:val="24"/>
          <w:highlight w:val="yellow"/>
        </w:rPr>
        <w:t>(5), 2545-2587.</w:t>
      </w:r>
      <w:hyperlink r:id="rId124" w:history="1">
        <w:r w:rsidRPr="00D61C6A">
          <w:rPr>
            <w:rStyle w:val="ad"/>
            <w:sz w:val="24"/>
            <w:szCs w:val="24"/>
            <w:highlight w:val="yellow"/>
          </w:rPr>
          <w:t xml:space="preserve"> https://doi.org/10.1007/s00181-025-02807-z</w:t>
        </w:r>
      </w:hyperlink>
      <w:r w:rsidRPr="008622B7">
        <w:rPr>
          <w:rFonts w:ascii="Times New Roman" w:hAnsi="Times New Roman"/>
          <w:sz w:val="24"/>
          <w:szCs w:val="24"/>
        </w:rPr>
        <w:t xml:space="preserve"> </w:t>
      </w:r>
    </w:p>
    <w:p w14:paraId="44D68197" w14:textId="77777777" w:rsidR="00807F69" w:rsidRPr="008622B7" w:rsidRDefault="00807F69" w:rsidP="00807F69">
      <w:pPr>
        <w:spacing w:after="0" w:line="360" w:lineRule="auto"/>
        <w:jc w:val="both"/>
        <w:rPr>
          <w:rFonts w:ascii="Times New Roman" w:hAnsi="Times New Roman"/>
          <w:sz w:val="24"/>
          <w:szCs w:val="24"/>
          <w:lang w:val="kk-KZ"/>
        </w:rPr>
      </w:pPr>
    </w:p>
    <w:p w14:paraId="74366434" w14:textId="77777777" w:rsidR="00807F69" w:rsidRPr="008622B7" w:rsidRDefault="00A40E3E" w:rsidP="00807F69">
      <w:pPr>
        <w:spacing w:after="0" w:line="360" w:lineRule="auto"/>
        <w:jc w:val="both"/>
        <w:rPr>
          <w:rFonts w:ascii="Times New Roman" w:hAnsi="Times New Roman"/>
          <w:sz w:val="24"/>
          <w:szCs w:val="24"/>
          <w:lang w:val="kk-KZ"/>
        </w:rPr>
      </w:pPr>
      <w:r w:rsidRPr="00AC606E">
        <w:rPr>
          <w:rFonts w:ascii="Times New Roman" w:hAnsi="Times New Roman"/>
          <w:sz w:val="24"/>
          <w:szCs w:val="24"/>
          <w:highlight w:val="yellow"/>
        </w:rPr>
        <w:t xml:space="preserve">Yan, Z., Wei, F., Deng, X., Li, C., He, Q., &amp; Qi, Y. (2022). </w:t>
      </w:r>
      <w:r w:rsidRPr="00AC606E">
        <w:rPr>
          <w:rFonts w:ascii="Times New Roman" w:hAnsi="Times New Roman"/>
          <w:i/>
          <w:iCs/>
          <w:sz w:val="24"/>
          <w:szCs w:val="24"/>
          <w:highlight w:val="yellow"/>
        </w:rPr>
        <w:t>Feminization of Agriculture: Do Female Farmers Have Higher Expectations for the Value of Their Farmland? – Empirical Evidence from China. Agriculture, 12</w:t>
      </w:r>
      <w:r w:rsidRPr="00AC606E">
        <w:rPr>
          <w:rFonts w:ascii="Times New Roman" w:hAnsi="Times New Roman"/>
          <w:sz w:val="24"/>
          <w:szCs w:val="24"/>
          <w:highlight w:val="yellow"/>
        </w:rPr>
        <w:t>(1), 60.</w:t>
      </w:r>
      <w:hyperlink r:id="rId125" w:history="1">
        <w:r w:rsidRPr="00AC606E">
          <w:rPr>
            <w:rStyle w:val="ad"/>
            <w:sz w:val="24"/>
            <w:szCs w:val="24"/>
            <w:highlight w:val="yellow"/>
          </w:rPr>
          <w:t xml:space="preserve"> https://doi.org/10.3390/agriculture12010060</w:t>
        </w:r>
      </w:hyperlink>
    </w:p>
    <w:p w14:paraId="65AF23BD" w14:textId="77777777" w:rsidR="00807F69" w:rsidRPr="008622B7" w:rsidRDefault="00807F69" w:rsidP="00807F69">
      <w:pPr>
        <w:spacing w:after="0" w:line="360" w:lineRule="auto"/>
        <w:jc w:val="both"/>
        <w:rPr>
          <w:rFonts w:ascii="Times New Roman" w:hAnsi="Times New Roman"/>
          <w:sz w:val="24"/>
          <w:szCs w:val="24"/>
          <w:lang w:val="kk-KZ"/>
        </w:rPr>
      </w:pPr>
    </w:p>
    <w:p w14:paraId="0AFAE573" w14:textId="77777777" w:rsidR="00807F69" w:rsidRPr="008622B7" w:rsidRDefault="00A40E3E" w:rsidP="00807F69">
      <w:pPr>
        <w:spacing w:after="0" w:line="360" w:lineRule="auto"/>
        <w:jc w:val="both"/>
        <w:rPr>
          <w:rFonts w:ascii="Times New Roman" w:hAnsi="Times New Roman"/>
          <w:sz w:val="24"/>
          <w:szCs w:val="24"/>
          <w:lang w:val="kk-KZ"/>
        </w:rPr>
      </w:pPr>
      <w:r w:rsidRPr="00D27012">
        <w:rPr>
          <w:rFonts w:ascii="Times New Roman" w:hAnsi="Times New Roman"/>
          <w:sz w:val="24"/>
          <w:szCs w:val="24"/>
          <w:highlight w:val="yellow"/>
        </w:rPr>
        <w:t xml:space="preserve">Yang, Z., &amp; Li, X. (2026). From credit access to farmers’ income resilience: evaluating the impact of financial reform on urban–rural inequality and rural income stability. </w:t>
      </w:r>
      <w:r w:rsidRPr="00D27012">
        <w:rPr>
          <w:rFonts w:ascii="Times New Roman" w:hAnsi="Times New Roman"/>
          <w:i/>
          <w:iCs/>
          <w:sz w:val="24"/>
          <w:szCs w:val="24"/>
          <w:highlight w:val="yellow"/>
        </w:rPr>
        <w:t>Frontiers in Sustainable Food Systems, 10</w:t>
      </w:r>
      <w:r w:rsidRPr="00D27012">
        <w:rPr>
          <w:rFonts w:ascii="Times New Roman" w:hAnsi="Times New Roman"/>
          <w:sz w:val="24"/>
          <w:szCs w:val="24"/>
          <w:highlight w:val="yellow"/>
        </w:rPr>
        <w:t>, 1759680.</w:t>
      </w:r>
      <w:hyperlink r:id="rId126" w:history="1">
        <w:r w:rsidRPr="00D27012">
          <w:rPr>
            <w:rStyle w:val="ad"/>
            <w:sz w:val="24"/>
            <w:szCs w:val="24"/>
            <w:highlight w:val="yellow"/>
          </w:rPr>
          <w:t xml:space="preserve"> https://doi.org/10.3389/fsufs.2026.1759680</w:t>
        </w:r>
      </w:hyperlink>
    </w:p>
    <w:p w14:paraId="564133CF" w14:textId="77777777" w:rsidR="00807F69" w:rsidRPr="008622B7" w:rsidRDefault="00807F69" w:rsidP="00807F69">
      <w:pPr>
        <w:spacing w:after="0" w:line="360" w:lineRule="auto"/>
        <w:jc w:val="both"/>
        <w:rPr>
          <w:rFonts w:ascii="Times New Roman" w:hAnsi="Times New Roman"/>
          <w:sz w:val="24"/>
          <w:szCs w:val="24"/>
          <w:lang w:val="kk-KZ"/>
        </w:rPr>
      </w:pPr>
    </w:p>
    <w:p w14:paraId="1E6D6D89" w14:textId="77777777" w:rsidR="00807F69" w:rsidRPr="008622B7" w:rsidRDefault="00A40E3E" w:rsidP="00807F69">
      <w:pPr>
        <w:spacing w:after="0" w:line="360" w:lineRule="auto"/>
        <w:jc w:val="both"/>
        <w:rPr>
          <w:rFonts w:ascii="Times New Roman" w:hAnsi="Times New Roman"/>
          <w:sz w:val="24"/>
          <w:szCs w:val="24"/>
          <w:lang w:val="kk-KZ"/>
        </w:rPr>
      </w:pPr>
      <w:r w:rsidRPr="00255C97">
        <w:rPr>
          <w:rFonts w:ascii="Times New Roman" w:hAnsi="Times New Roman"/>
          <w:sz w:val="24"/>
          <w:szCs w:val="24"/>
          <w:highlight w:val="yellow"/>
        </w:rPr>
        <w:t xml:space="preserve">Yang, L., &amp; Li, M. (2025). Rural financial services and agricultural technological innovation. </w:t>
      </w:r>
      <w:r w:rsidRPr="00255C97">
        <w:rPr>
          <w:rFonts w:ascii="Times New Roman" w:hAnsi="Times New Roman"/>
          <w:i/>
          <w:iCs/>
          <w:sz w:val="24"/>
          <w:szCs w:val="24"/>
          <w:highlight w:val="yellow"/>
        </w:rPr>
        <w:t>Finance Research Letters, 86</w:t>
      </w:r>
      <w:r w:rsidRPr="00255C97">
        <w:rPr>
          <w:rFonts w:ascii="Times New Roman" w:hAnsi="Times New Roman"/>
          <w:sz w:val="24"/>
          <w:szCs w:val="24"/>
          <w:highlight w:val="yellow"/>
        </w:rPr>
        <w:t>(Part B), 108478.</w:t>
      </w:r>
      <w:hyperlink r:id="rId127" w:tgtFrame="_blank" w:tooltip="Persistent link using digital object identifier" w:history="1">
        <w:r w:rsidRPr="00255C97">
          <w:rPr>
            <w:rStyle w:val="ad"/>
            <w:sz w:val="24"/>
            <w:szCs w:val="24"/>
            <w:highlight w:val="yellow"/>
          </w:rPr>
          <w:t xml:space="preserve"> https://doi.org/10.1016/j.frl.2025.108478</w:t>
        </w:r>
      </w:hyperlink>
    </w:p>
    <w:p w14:paraId="670FD25F" w14:textId="77777777" w:rsidR="00807F69" w:rsidRDefault="00807F69" w:rsidP="00807F69">
      <w:pPr>
        <w:spacing w:after="0" w:line="360" w:lineRule="auto"/>
        <w:jc w:val="both"/>
        <w:rPr>
          <w:rFonts w:ascii="Times New Roman" w:hAnsi="Times New Roman"/>
          <w:color w:val="222222"/>
          <w:sz w:val="24"/>
          <w:szCs w:val="24"/>
          <w:shd w:val="clear" w:color="auto" w:fill="FFFFFF"/>
        </w:rPr>
      </w:pPr>
    </w:p>
    <w:p w14:paraId="650669CA" w14:textId="77777777" w:rsidR="00807F69" w:rsidRPr="00704CD1" w:rsidRDefault="00A40E3E" w:rsidP="00807F69">
      <w:pPr>
        <w:spacing w:after="0" w:line="360" w:lineRule="auto"/>
        <w:jc w:val="both"/>
        <w:rPr>
          <w:rFonts w:ascii="Times New Roman" w:hAnsi="Times New Roman"/>
          <w:color w:val="222222"/>
          <w:sz w:val="24"/>
          <w:szCs w:val="24"/>
          <w:highlight w:val="yellow"/>
          <w:shd w:val="clear" w:color="auto" w:fill="FFFFFF"/>
        </w:rPr>
      </w:pPr>
      <w:r w:rsidRPr="00704CD1">
        <w:rPr>
          <w:rFonts w:ascii="Times New Roman" w:hAnsi="Times New Roman"/>
          <w:color w:val="222222"/>
          <w:sz w:val="24"/>
          <w:szCs w:val="24"/>
          <w:highlight w:val="yellow"/>
          <w:shd w:val="clear" w:color="auto" w:fill="FFFFFF"/>
        </w:rPr>
        <w:t xml:space="preserve">Ye, L. (2025). Digital economy and high-quality agricultural development. </w:t>
      </w:r>
      <w:r w:rsidRPr="00704CD1">
        <w:rPr>
          <w:rFonts w:ascii="Times New Roman" w:hAnsi="Times New Roman"/>
          <w:i/>
          <w:iCs/>
          <w:color w:val="222222"/>
          <w:sz w:val="24"/>
          <w:szCs w:val="24"/>
          <w:highlight w:val="yellow"/>
          <w:shd w:val="clear" w:color="auto" w:fill="FFFFFF"/>
        </w:rPr>
        <w:t>International Review of Economics &amp; Finance</w:t>
      </w:r>
      <w:r w:rsidRPr="00704CD1">
        <w:rPr>
          <w:rFonts w:ascii="Times New Roman" w:hAnsi="Times New Roman"/>
          <w:color w:val="222222"/>
          <w:sz w:val="24"/>
          <w:szCs w:val="24"/>
          <w:highlight w:val="yellow"/>
          <w:shd w:val="clear" w:color="auto" w:fill="FFFFFF"/>
        </w:rPr>
        <w:t>,</w:t>
      </w:r>
      <w:r w:rsidRPr="00704CD1">
        <w:rPr>
          <w:rFonts w:ascii="Times New Roman" w:hAnsi="Times New Roman"/>
          <w:i/>
          <w:iCs/>
          <w:color w:val="222222"/>
          <w:sz w:val="24"/>
          <w:szCs w:val="24"/>
          <w:highlight w:val="yellow"/>
          <w:shd w:val="clear" w:color="auto" w:fill="FFFFFF"/>
        </w:rPr>
        <w:t xml:space="preserve"> 99</w:t>
      </w:r>
      <w:r w:rsidRPr="00704CD1">
        <w:rPr>
          <w:rFonts w:ascii="Times New Roman" w:hAnsi="Times New Roman"/>
          <w:color w:val="222222"/>
          <w:sz w:val="24"/>
          <w:szCs w:val="24"/>
          <w:highlight w:val="yellow"/>
          <w:shd w:val="clear" w:color="auto" w:fill="FFFFFF"/>
        </w:rPr>
        <w:t>, 104028.</w:t>
      </w:r>
    </w:p>
    <w:p w14:paraId="42155E13" w14:textId="77777777" w:rsidR="00807F69" w:rsidRDefault="00A40E3E" w:rsidP="00807F69">
      <w:pPr>
        <w:spacing w:after="0" w:line="360" w:lineRule="auto"/>
        <w:jc w:val="both"/>
        <w:rPr>
          <w:rFonts w:ascii="Times New Roman" w:hAnsi="Times New Roman"/>
          <w:sz w:val="24"/>
          <w:szCs w:val="24"/>
          <w:lang w:val="kk-KZ"/>
        </w:rPr>
      </w:pPr>
      <w:hyperlink r:id="rId128" w:tgtFrame="_blank" w:tooltip="Persistent link using digital object identifier" w:history="1">
        <w:r w:rsidRPr="00704CD1">
          <w:rPr>
            <w:rStyle w:val="anchor-text"/>
            <w:rFonts w:ascii="Arial" w:hAnsi="Arial" w:cs="Arial"/>
            <w:color w:val="0272B1"/>
            <w:highlight w:val="yellow"/>
          </w:rPr>
          <w:t>https://doi.org/10.1016/j.iref.2025.104028</w:t>
        </w:r>
      </w:hyperlink>
    </w:p>
    <w:p w14:paraId="48C6C3C3" w14:textId="77777777" w:rsidR="00807F69" w:rsidRDefault="00807F69" w:rsidP="00807F69">
      <w:pPr>
        <w:spacing w:after="0" w:line="360" w:lineRule="auto"/>
        <w:jc w:val="both"/>
        <w:rPr>
          <w:rFonts w:ascii="Times New Roman" w:hAnsi="Times New Roman"/>
          <w:sz w:val="24"/>
          <w:szCs w:val="24"/>
          <w:lang w:val="kk-KZ"/>
        </w:rPr>
      </w:pPr>
    </w:p>
    <w:p w14:paraId="0C50E6E9" w14:textId="77777777" w:rsidR="00807F69" w:rsidRPr="008622B7" w:rsidRDefault="00A40E3E" w:rsidP="00807F69">
      <w:pPr>
        <w:spacing w:after="0" w:line="360" w:lineRule="auto"/>
        <w:jc w:val="both"/>
        <w:rPr>
          <w:rFonts w:ascii="Times New Roman" w:hAnsi="Times New Roman"/>
          <w:sz w:val="24"/>
          <w:szCs w:val="24"/>
          <w:lang w:val="kk-KZ"/>
        </w:rPr>
      </w:pPr>
      <w:r w:rsidRPr="00D522C4">
        <w:rPr>
          <w:rFonts w:ascii="Times New Roman" w:hAnsi="Times New Roman"/>
          <w:sz w:val="24"/>
          <w:szCs w:val="24"/>
          <w:highlight w:val="yellow"/>
        </w:rPr>
        <w:t xml:space="preserve">Zhou, X., &amp; Zhang, R. (2026). Financing green agriculture: The role of rural financial services in enhancing eco-efficiency. </w:t>
      </w:r>
      <w:r w:rsidRPr="00D522C4">
        <w:rPr>
          <w:rFonts w:ascii="Times New Roman" w:hAnsi="Times New Roman"/>
          <w:i/>
          <w:iCs/>
          <w:sz w:val="24"/>
          <w:szCs w:val="24"/>
          <w:highlight w:val="yellow"/>
        </w:rPr>
        <w:t>Finance Research Letters, 91</w:t>
      </w:r>
      <w:r w:rsidRPr="00D522C4">
        <w:rPr>
          <w:rFonts w:ascii="Times New Roman" w:hAnsi="Times New Roman"/>
          <w:sz w:val="24"/>
          <w:szCs w:val="24"/>
          <w:highlight w:val="yellow"/>
        </w:rPr>
        <w:t>, 108645.</w:t>
      </w:r>
      <w:hyperlink r:id="rId129" w:tgtFrame="_blank" w:tooltip="Persistent link using digital object identifier" w:history="1">
        <w:r w:rsidRPr="00D522C4">
          <w:rPr>
            <w:rStyle w:val="ad"/>
            <w:sz w:val="24"/>
            <w:szCs w:val="24"/>
            <w:highlight w:val="yellow"/>
          </w:rPr>
          <w:t xml:space="preserve"> https://doi.org/10.1016/j.frl.2025.108645</w:t>
        </w:r>
      </w:hyperlink>
    </w:p>
    <w:p w14:paraId="16B72EAC" w14:textId="77777777" w:rsidR="00807F69" w:rsidRPr="008622B7" w:rsidRDefault="00807F69" w:rsidP="00807F69">
      <w:pPr>
        <w:spacing w:after="0" w:line="360" w:lineRule="auto"/>
        <w:jc w:val="both"/>
        <w:rPr>
          <w:rFonts w:ascii="Times New Roman" w:hAnsi="Times New Roman"/>
          <w:sz w:val="24"/>
          <w:szCs w:val="24"/>
          <w:lang w:val="kk-KZ"/>
        </w:rPr>
      </w:pPr>
    </w:p>
    <w:p w14:paraId="0C862E8A" w14:textId="77777777" w:rsidR="00807F69" w:rsidRPr="008622B7" w:rsidRDefault="00807F69" w:rsidP="00807F69">
      <w:pPr>
        <w:spacing w:after="0" w:line="360" w:lineRule="auto"/>
        <w:jc w:val="both"/>
        <w:rPr>
          <w:rFonts w:ascii="Times New Roman" w:hAnsi="Times New Roman"/>
          <w:sz w:val="24"/>
          <w:szCs w:val="24"/>
          <w:lang w:val="kk-KZ"/>
        </w:rPr>
      </w:pPr>
    </w:p>
    <w:p w14:paraId="12B42480" w14:textId="77777777" w:rsidR="00807F69" w:rsidRPr="008622B7" w:rsidRDefault="00807F69" w:rsidP="00807F69">
      <w:pPr>
        <w:spacing w:after="0" w:line="360" w:lineRule="auto"/>
        <w:jc w:val="both"/>
        <w:rPr>
          <w:rFonts w:ascii="Times New Roman" w:hAnsi="Times New Roman"/>
          <w:sz w:val="24"/>
          <w:szCs w:val="24"/>
          <w:lang w:val="kk-KZ"/>
        </w:rPr>
      </w:pPr>
    </w:p>
    <w:p w14:paraId="23E8F71A" w14:textId="77777777" w:rsidR="00807F69" w:rsidRPr="008622B7" w:rsidRDefault="00807F69" w:rsidP="00807F69">
      <w:pPr>
        <w:spacing w:after="0" w:line="360" w:lineRule="auto"/>
        <w:jc w:val="both"/>
        <w:rPr>
          <w:rFonts w:ascii="Times New Roman" w:hAnsi="Times New Roman"/>
          <w:sz w:val="24"/>
          <w:szCs w:val="24"/>
          <w:lang w:val="kk-KZ"/>
        </w:rPr>
      </w:pPr>
    </w:p>
    <w:p w14:paraId="3B5C678E" w14:textId="77777777" w:rsidR="00807F69" w:rsidRPr="008622B7" w:rsidRDefault="00807F69" w:rsidP="00807F69">
      <w:pPr>
        <w:spacing w:after="0" w:line="360" w:lineRule="auto"/>
        <w:jc w:val="both"/>
        <w:rPr>
          <w:rFonts w:ascii="Times New Roman" w:hAnsi="Times New Roman"/>
          <w:sz w:val="24"/>
          <w:szCs w:val="24"/>
          <w:lang w:val="kk-KZ"/>
        </w:rPr>
      </w:pPr>
    </w:p>
    <w:p w14:paraId="62FD7485" w14:textId="77777777" w:rsidR="00807F69" w:rsidRPr="008622B7" w:rsidRDefault="00807F69" w:rsidP="00807F69">
      <w:pPr>
        <w:spacing w:after="0" w:line="360" w:lineRule="auto"/>
        <w:jc w:val="both"/>
        <w:rPr>
          <w:rFonts w:ascii="Times New Roman" w:hAnsi="Times New Roman"/>
          <w:sz w:val="24"/>
          <w:szCs w:val="24"/>
          <w:lang w:val="kk-KZ"/>
        </w:rPr>
      </w:pPr>
    </w:p>
    <w:p w14:paraId="306C0C87" w14:textId="77777777" w:rsidR="00807F69" w:rsidRPr="008622B7" w:rsidRDefault="00807F69" w:rsidP="00807F69">
      <w:pPr>
        <w:spacing w:after="0" w:line="360" w:lineRule="auto"/>
        <w:jc w:val="both"/>
        <w:rPr>
          <w:rFonts w:ascii="Times New Roman" w:hAnsi="Times New Roman"/>
          <w:sz w:val="24"/>
          <w:szCs w:val="24"/>
          <w:lang w:val="kk-KZ"/>
        </w:rPr>
      </w:pPr>
    </w:p>
    <w:p w14:paraId="3C295456" w14:textId="77777777" w:rsidR="00807F69" w:rsidRPr="008622B7" w:rsidRDefault="00807F69" w:rsidP="00807F69">
      <w:pPr>
        <w:spacing w:after="0" w:line="360" w:lineRule="auto"/>
        <w:jc w:val="both"/>
        <w:rPr>
          <w:rFonts w:ascii="Times New Roman" w:hAnsi="Times New Roman"/>
          <w:sz w:val="24"/>
          <w:szCs w:val="24"/>
          <w:lang w:val="kk-KZ"/>
        </w:rPr>
      </w:pPr>
    </w:p>
    <w:p w14:paraId="1895310D" w14:textId="77777777" w:rsidR="00807F69" w:rsidRPr="004106DE" w:rsidRDefault="00807F69" w:rsidP="00807F69">
      <w:pPr>
        <w:pStyle w:val="a3"/>
        <w:contextualSpacing/>
        <w:jc w:val="both"/>
        <w:rPr>
          <w:rFonts w:ascii="Times New Roman" w:hAnsi="Times New Roman"/>
          <w:sz w:val="24"/>
          <w:szCs w:val="24"/>
        </w:rPr>
      </w:pPr>
    </w:p>
    <w:p w14:paraId="2E876FFA" w14:textId="77777777" w:rsidR="00807F69" w:rsidRPr="004106DE" w:rsidRDefault="00807F69" w:rsidP="00807F69">
      <w:pPr>
        <w:pStyle w:val="a3"/>
        <w:ind w:firstLine="720"/>
        <w:contextualSpacing/>
        <w:jc w:val="both"/>
        <w:rPr>
          <w:rFonts w:ascii="Times New Roman" w:hAnsi="Times New Roman"/>
          <w:sz w:val="24"/>
          <w:szCs w:val="24"/>
        </w:rPr>
      </w:pPr>
    </w:p>
    <w:p w14:paraId="1CDFA2C3" w14:textId="77777777" w:rsidR="00551901" w:rsidRPr="003F55B4" w:rsidRDefault="00551901" w:rsidP="00807F69">
      <w:pPr>
        <w:spacing w:line="240" w:lineRule="auto"/>
        <w:contextualSpacing/>
        <w:jc w:val="both"/>
        <w:rPr>
          <w:rFonts w:ascii="Times New Roman" w:hAnsi="Times New Roman"/>
        </w:rPr>
      </w:pPr>
    </w:p>
    <w:sectPr w:rsidR="00551901" w:rsidRPr="003F55B4" w:rsidSect="00434EDD">
      <w:pgSz w:w="12240" w:h="15840"/>
      <w:pgMar w:top="1134" w:right="1502" w:bottom="1134" w:left="15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ditor" w:date="2026-05-09T06:26:00Z" w:initials="Editor">
    <w:p w14:paraId="5A09DAE0" w14:textId="77777777" w:rsidR="008B2B78" w:rsidRDefault="00A40E3E">
      <w:r>
        <w:rPr>
          <w:rFonts w:ascii="Tahoma" w:eastAsia="Tahoma" w:hAnsi="Tahoma" w:cs="Tahoma"/>
          <w:sz w:val="16"/>
        </w:rPr>
        <w:t>Your document has been modified using Microsoft Word Track Changes. If you do not see any changes, click on the Review menu in Microsoft Word and select Final Showing Markup (or All Markup). Please also ensure that there is a check mark next to 'Insertions and Deletions' in the Show Markup dropdown menu.</w:t>
      </w:r>
    </w:p>
    <w:p w14:paraId="471EB378" w14:textId="77777777" w:rsidR="008B2B78" w:rsidRDefault="008B2B78"/>
    <w:p w14:paraId="7FD7D23D" w14:textId="77777777" w:rsidR="008B2B78" w:rsidRDefault="00A40E3E">
      <w:r>
        <w:rPr>
          <w:rFonts w:ascii="Tahoma" w:eastAsia="Tahoma" w:hAnsi="Tahoma" w:cs="Tahoma"/>
          <w:sz w:val="16"/>
        </w:rPr>
        <w:t>If you need further help, visit our help center or contact 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D7D23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D7D23D" w16cid:durableId="592BB1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86225"/>
    <w:multiLevelType w:val="multilevel"/>
    <w:tmpl w:val="D6C00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E2E50"/>
    <w:multiLevelType w:val="multilevel"/>
    <w:tmpl w:val="FCCC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A792A"/>
    <w:multiLevelType w:val="multilevel"/>
    <w:tmpl w:val="3530E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456D32"/>
    <w:multiLevelType w:val="multilevel"/>
    <w:tmpl w:val="D52C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C789F"/>
    <w:multiLevelType w:val="multilevel"/>
    <w:tmpl w:val="7074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E5030"/>
    <w:multiLevelType w:val="multilevel"/>
    <w:tmpl w:val="EDE27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EC3746"/>
    <w:multiLevelType w:val="multilevel"/>
    <w:tmpl w:val="7BCA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C47E9"/>
    <w:multiLevelType w:val="multilevel"/>
    <w:tmpl w:val="178A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70E07"/>
    <w:multiLevelType w:val="multilevel"/>
    <w:tmpl w:val="94F06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067F19"/>
    <w:multiLevelType w:val="multilevel"/>
    <w:tmpl w:val="5462B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4A7BE2"/>
    <w:multiLevelType w:val="multilevel"/>
    <w:tmpl w:val="D2F4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12F79"/>
    <w:multiLevelType w:val="multilevel"/>
    <w:tmpl w:val="CA32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43EEB"/>
    <w:multiLevelType w:val="multilevel"/>
    <w:tmpl w:val="E8B8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131018"/>
    <w:multiLevelType w:val="multilevel"/>
    <w:tmpl w:val="39A61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183F73"/>
    <w:multiLevelType w:val="multilevel"/>
    <w:tmpl w:val="BC522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EE6A55"/>
    <w:multiLevelType w:val="multilevel"/>
    <w:tmpl w:val="35E4B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F46537"/>
    <w:multiLevelType w:val="multilevel"/>
    <w:tmpl w:val="7EB6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C80146"/>
    <w:multiLevelType w:val="hybridMultilevel"/>
    <w:tmpl w:val="F5F8BD80"/>
    <w:lvl w:ilvl="0" w:tplc="30C2F764">
      <w:start w:val="1"/>
      <w:numFmt w:val="bullet"/>
      <w:lvlText w:val="●"/>
      <w:lvlJc w:val="left"/>
      <w:pPr>
        <w:ind w:left="720" w:hanging="360"/>
      </w:pPr>
    </w:lvl>
    <w:lvl w:ilvl="1" w:tplc="4ABA4EE0">
      <w:start w:val="1"/>
      <w:numFmt w:val="bullet"/>
      <w:lvlText w:val="○"/>
      <w:lvlJc w:val="left"/>
      <w:pPr>
        <w:ind w:left="1440" w:hanging="360"/>
      </w:pPr>
    </w:lvl>
    <w:lvl w:ilvl="2" w:tplc="48DA226A">
      <w:start w:val="1"/>
      <w:numFmt w:val="bullet"/>
      <w:lvlText w:val="■"/>
      <w:lvlJc w:val="left"/>
      <w:pPr>
        <w:ind w:left="2160" w:hanging="360"/>
      </w:pPr>
    </w:lvl>
    <w:lvl w:ilvl="3" w:tplc="81B4686C">
      <w:start w:val="1"/>
      <w:numFmt w:val="bullet"/>
      <w:lvlText w:val="●"/>
      <w:lvlJc w:val="left"/>
      <w:pPr>
        <w:ind w:left="2880" w:hanging="360"/>
      </w:pPr>
    </w:lvl>
    <w:lvl w:ilvl="4" w:tplc="574A187C">
      <w:start w:val="1"/>
      <w:numFmt w:val="bullet"/>
      <w:lvlText w:val="○"/>
      <w:lvlJc w:val="left"/>
      <w:pPr>
        <w:ind w:left="3600" w:hanging="360"/>
      </w:pPr>
    </w:lvl>
    <w:lvl w:ilvl="5" w:tplc="9A50542C">
      <w:start w:val="1"/>
      <w:numFmt w:val="bullet"/>
      <w:lvlText w:val="■"/>
      <w:lvlJc w:val="left"/>
      <w:pPr>
        <w:ind w:left="4320" w:hanging="360"/>
      </w:pPr>
    </w:lvl>
    <w:lvl w:ilvl="6" w:tplc="A6CA4792">
      <w:start w:val="1"/>
      <w:numFmt w:val="bullet"/>
      <w:lvlText w:val="●"/>
      <w:lvlJc w:val="left"/>
      <w:pPr>
        <w:ind w:left="5040" w:hanging="360"/>
      </w:pPr>
    </w:lvl>
    <w:lvl w:ilvl="7" w:tplc="019E4596">
      <w:start w:val="1"/>
      <w:numFmt w:val="bullet"/>
      <w:lvlText w:val="●"/>
      <w:lvlJc w:val="left"/>
      <w:pPr>
        <w:ind w:left="5760" w:hanging="360"/>
      </w:pPr>
    </w:lvl>
    <w:lvl w:ilvl="8" w:tplc="1514187C">
      <w:start w:val="1"/>
      <w:numFmt w:val="bullet"/>
      <w:lvlText w:val="●"/>
      <w:lvlJc w:val="left"/>
      <w:pPr>
        <w:ind w:left="6480" w:hanging="360"/>
      </w:pPr>
    </w:lvl>
  </w:abstractNum>
  <w:abstractNum w:abstractNumId="18" w15:restartNumberingAfterBreak="0">
    <w:nsid w:val="70D90399"/>
    <w:multiLevelType w:val="multilevel"/>
    <w:tmpl w:val="49F2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0022B8"/>
    <w:multiLevelType w:val="hybridMultilevel"/>
    <w:tmpl w:val="FBCEAE04"/>
    <w:lvl w:ilvl="0" w:tplc="7130D554">
      <w:start w:val="1"/>
      <w:numFmt w:val="decimal"/>
      <w:lvlText w:val="%1."/>
      <w:lvlJc w:val="left"/>
      <w:pPr>
        <w:ind w:left="1080" w:hanging="360"/>
      </w:pPr>
      <w:rPr>
        <w:rFonts w:hint="default"/>
      </w:rPr>
    </w:lvl>
    <w:lvl w:ilvl="1" w:tplc="959CEAFA" w:tentative="1">
      <w:start w:val="1"/>
      <w:numFmt w:val="lowerLetter"/>
      <w:lvlText w:val="%2."/>
      <w:lvlJc w:val="left"/>
      <w:pPr>
        <w:ind w:left="1800" w:hanging="360"/>
      </w:pPr>
    </w:lvl>
    <w:lvl w:ilvl="2" w:tplc="04428F9A" w:tentative="1">
      <w:start w:val="1"/>
      <w:numFmt w:val="lowerRoman"/>
      <w:lvlText w:val="%3."/>
      <w:lvlJc w:val="right"/>
      <w:pPr>
        <w:ind w:left="2520" w:hanging="180"/>
      </w:pPr>
    </w:lvl>
    <w:lvl w:ilvl="3" w:tplc="6F78CA76" w:tentative="1">
      <w:start w:val="1"/>
      <w:numFmt w:val="decimal"/>
      <w:lvlText w:val="%4."/>
      <w:lvlJc w:val="left"/>
      <w:pPr>
        <w:ind w:left="3240" w:hanging="360"/>
      </w:pPr>
    </w:lvl>
    <w:lvl w:ilvl="4" w:tplc="A1D602A4" w:tentative="1">
      <w:start w:val="1"/>
      <w:numFmt w:val="lowerLetter"/>
      <w:lvlText w:val="%5."/>
      <w:lvlJc w:val="left"/>
      <w:pPr>
        <w:ind w:left="3960" w:hanging="360"/>
      </w:pPr>
    </w:lvl>
    <w:lvl w:ilvl="5" w:tplc="B72A45C0" w:tentative="1">
      <w:start w:val="1"/>
      <w:numFmt w:val="lowerRoman"/>
      <w:lvlText w:val="%6."/>
      <w:lvlJc w:val="right"/>
      <w:pPr>
        <w:ind w:left="4680" w:hanging="180"/>
      </w:pPr>
    </w:lvl>
    <w:lvl w:ilvl="6" w:tplc="521A3054" w:tentative="1">
      <w:start w:val="1"/>
      <w:numFmt w:val="decimal"/>
      <w:lvlText w:val="%7."/>
      <w:lvlJc w:val="left"/>
      <w:pPr>
        <w:ind w:left="5400" w:hanging="360"/>
      </w:pPr>
    </w:lvl>
    <w:lvl w:ilvl="7" w:tplc="6958F4E4" w:tentative="1">
      <w:start w:val="1"/>
      <w:numFmt w:val="lowerLetter"/>
      <w:lvlText w:val="%8."/>
      <w:lvlJc w:val="left"/>
      <w:pPr>
        <w:ind w:left="6120" w:hanging="360"/>
      </w:pPr>
    </w:lvl>
    <w:lvl w:ilvl="8" w:tplc="7A9E8A90" w:tentative="1">
      <w:start w:val="1"/>
      <w:numFmt w:val="lowerRoman"/>
      <w:lvlText w:val="%9."/>
      <w:lvlJc w:val="right"/>
      <w:pPr>
        <w:ind w:left="6840" w:hanging="180"/>
      </w:pPr>
    </w:lvl>
  </w:abstractNum>
  <w:abstractNum w:abstractNumId="20" w15:restartNumberingAfterBreak="0">
    <w:nsid w:val="7B885750"/>
    <w:multiLevelType w:val="hybridMultilevel"/>
    <w:tmpl w:val="DF2E6F60"/>
    <w:lvl w:ilvl="0" w:tplc="549093B8">
      <w:start w:val="1"/>
      <w:numFmt w:val="decimal"/>
      <w:lvlText w:val="%1."/>
      <w:lvlJc w:val="left"/>
      <w:pPr>
        <w:ind w:left="720" w:hanging="360"/>
      </w:pPr>
      <w:rPr>
        <w:rFonts w:hint="default"/>
      </w:rPr>
    </w:lvl>
    <w:lvl w:ilvl="1" w:tplc="5EF0B346" w:tentative="1">
      <w:start w:val="1"/>
      <w:numFmt w:val="lowerLetter"/>
      <w:lvlText w:val="%2."/>
      <w:lvlJc w:val="left"/>
      <w:pPr>
        <w:ind w:left="1440" w:hanging="360"/>
      </w:pPr>
    </w:lvl>
    <w:lvl w:ilvl="2" w:tplc="17E056FE" w:tentative="1">
      <w:start w:val="1"/>
      <w:numFmt w:val="lowerRoman"/>
      <w:lvlText w:val="%3."/>
      <w:lvlJc w:val="right"/>
      <w:pPr>
        <w:ind w:left="2160" w:hanging="180"/>
      </w:pPr>
    </w:lvl>
    <w:lvl w:ilvl="3" w:tplc="B382FE4A" w:tentative="1">
      <w:start w:val="1"/>
      <w:numFmt w:val="decimal"/>
      <w:lvlText w:val="%4."/>
      <w:lvlJc w:val="left"/>
      <w:pPr>
        <w:ind w:left="2880" w:hanging="360"/>
      </w:pPr>
    </w:lvl>
    <w:lvl w:ilvl="4" w:tplc="F1AAABB2" w:tentative="1">
      <w:start w:val="1"/>
      <w:numFmt w:val="lowerLetter"/>
      <w:lvlText w:val="%5."/>
      <w:lvlJc w:val="left"/>
      <w:pPr>
        <w:ind w:left="3600" w:hanging="360"/>
      </w:pPr>
    </w:lvl>
    <w:lvl w:ilvl="5" w:tplc="80E67ECA" w:tentative="1">
      <w:start w:val="1"/>
      <w:numFmt w:val="lowerRoman"/>
      <w:lvlText w:val="%6."/>
      <w:lvlJc w:val="right"/>
      <w:pPr>
        <w:ind w:left="4320" w:hanging="180"/>
      </w:pPr>
    </w:lvl>
    <w:lvl w:ilvl="6" w:tplc="9AECE6D6" w:tentative="1">
      <w:start w:val="1"/>
      <w:numFmt w:val="decimal"/>
      <w:lvlText w:val="%7."/>
      <w:lvlJc w:val="left"/>
      <w:pPr>
        <w:ind w:left="5040" w:hanging="360"/>
      </w:pPr>
    </w:lvl>
    <w:lvl w:ilvl="7" w:tplc="47DE8FC6" w:tentative="1">
      <w:start w:val="1"/>
      <w:numFmt w:val="lowerLetter"/>
      <w:lvlText w:val="%8."/>
      <w:lvlJc w:val="left"/>
      <w:pPr>
        <w:ind w:left="5760" w:hanging="360"/>
      </w:pPr>
    </w:lvl>
    <w:lvl w:ilvl="8" w:tplc="254C3130" w:tentative="1">
      <w:start w:val="1"/>
      <w:numFmt w:val="lowerRoman"/>
      <w:lvlText w:val="%9."/>
      <w:lvlJc w:val="right"/>
      <w:pPr>
        <w:ind w:left="6480" w:hanging="180"/>
      </w:pPr>
    </w:lvl>
  </w:abstractNum>
  <w:abstractNum w:abstractNumId="21" w15:restartNumberingAfterBreak="0">
    <w:nsid w:val="7ED62714"/>
    <w:multiLevelType w:val="hybridMultilevel"/>
    <w:tmpl w:val="FEC0CAE4"/>
    <w:lvl w:ilvl="0" w:tplc="CFA47CCA">
      <w:start w:val="1"/>
      <w:numFmt w:val="decimal"/>
      <w:lvlText w:val="%1."/>
      <w:lvlJc w:val="left"/>
      <w:pPr>
        <w:ind w:left="720" w:hanging="360"/>
      </w:pPr>
      <w:rPr>
        <w:rFonts w:hint="default"/>
      </w:rPr>
    </w:lvl>
    <w:lvl w:ilvl="1" w:tplc="E48A2382" w:tentative="1">
      <w:start w:val="1"/>
      <w:numFmt w:val="lowerLetter"/>
      <w:lvlText w:val="%2."/>
      <w:lvlJc w:val="left"/>
      <w:pPr>
        <w:ind w:left="1440" w:hanging="360"/>
      </w:pPr>
    </w:lvl>
    <w:lvl w:ilvl="2" w:tplc="7B1434E4" w:tentative="1">
      <w:start w:val="1"/>
      <w:numFmt w:val="lowerRoman"/>
      <w:lvlText w:val="%3."/>
      <w:lvlJc w:val="right"/>
      <w:pPr>
        <w:ind w:left="2160" w:hanging="180"/>
      </w:pPr>
    </w:lvl>
    <w:lvl w:ilvl="3" w:tplc="649639AE" w:tentative="1">
      <w:start w:val="1"/>
      <w:numFmt w:val="decimal"/>
      <w:lvlText w:val="%4."/>
      <w:lvlJc w:val="left"/>
      <w:pPr>
        <w:ind w:left="2880" w:hanging="360"/>
      </w:pPr>
    </w:lvl>
    <w:lvl w:ilvl="4" w:tplc="1FBAACE6" w:tentative="1">
      <w:start w:val="1"/>
      <w:numFmt w:val="lowerLetter"/>
      <w:lvlText w:val="%5."/>
      <w:lvlJc w:val="left"/>
      <w:pPr>
        <w:ind w:left="3600" w:hanging="360"/>
      </w:pPr>
    </w:lvl>
    <w:lvl w:ilvl="5" w:tplc="80D020B4" w:tentative="1">
      <w:start w:val="1"/>
      <w:numFmt w:val="lowerRoman"/>
      <w:lvlText w:val="%6."/>
      <w:lvlJc w:val="right"/>
      <w:pPr>
        <w:ind w:left="4320" w:hanging="180"/>
      </w:pPr>
    </w:lvl>
    <w:lvl w:ilvl="6" w:tplc="E1FAB7D8" w:tentative="1">
      <w:start w:val="1"/>
      <w:numFmt w:val="decimal"/>
      <w:lvlText w:val="%7."/>
      <w:lvlJc w:val="left"/>
      <w:pPr>
        <w:ind w:left="5040" w:hanging="360"/>
      </w:pPr>
    </w:lvl>
    <w:lvl w:ilvl="7" w:tplc="682CEFAE" w:tentative="1">
      <w:start w:val="1"/>
      <w:numFmt w:val="lowerLetter"/>
      <w:lvlText w:val="%8."/>
      <w:lvlJc w:val="left"/>
      <w:pPr>
        <w:ind w:left="5760" w:hanging="360"/>
      </w:pPr>
    </w:lvl>
    <w:lvl w:ilvl="8" w:tplc="95DCB1EC" w:tentative="1">
      <w:start w:val="1"/>
      <w:numFmt w:val="lowerRoman"/>
      <w:lvlText w:val="%9."/>
      <w:lvlJc w:val="right"/>
      <w:pPr>
        <w:ind w:left="6480" w:hanging="180"/>
      </w:pPr>
    </w:lvl>
  </w:abstractNum>
  <w:num w:numId="1" w16cid:durableId="1878539278">
    <w:abstractNumId w:val="16"/>
  </w:num>
  <w:num w:numId="2" w16cid:durableId="765536100">
    <w:abstractNumId w:val="6"/>
  </w:num>
  <w:num w:numId="3" w16cid:durableId="1321621386">
    <w:abstractNumId w:val="18"/>
  </w:num>
  <w:num w:numId="4" w16cid:durableId="591940678">
    <w:abstractNumId w:val="10"/>
  </w:num>
  <w:num w:numId="5" w16cid:durableId="1812210927">
    <w:abstractNumId w:val="11"/>
  </w:num>
  <w:num w:numId="6" w16cid:durableId="338046530">
    <w:abstractNumId w:val="7"/>
  </w:num>
  <w:num w:numId="7" w16cid:durableId="1452213956">
    <w:abstractNumId w:val="17"/>
    <w:lvlOverride w:ilvl="0">
      <w:startOverride w:val="1"/>
    </w:lvlOverride>
  </w:num>
  <w:num w:numId="8" w16cid:durableId="1351108370">
    <w:abstractNumId w:val="9"/>
  </w:num>
  <w:num w:numId="9" w16cid:durableId="1209227030">
    <w:abstractNumId w:val="1"/>
  </w:num>
  <w:num w:numId="10" w16cid:durableId="1001665640">
    <w:abstractNumId w:val="15"/>
  </w:num>
  <w:num w:numId="11" w16cid:durableId="666784671">
    <w:abstractNumId w:val="21"/>
  </w:num>
  <w:num w:numId="12" w16cid:durableId="1263687534">
    <w:abstractNumId w:val="20"/>
  </w:num>
  <w:num w:numId="13" w16cid:durableId="1873762125">
    <w:abstractNumId w:val="2"/>
  </w:num>
  <w:num w:numId="14" w16cid:durableId="1848785626">
    <w:abstractNumId w:val="5"/>
  </w:num>
  <w:num w:numId="15" w16cid:durableId="2049984859">
    <w:abstractNumId w:val="19"/>
  </w:num>
  <w:num w:numId="16" w16cid:durableId="2098167624">
    <w:abstractNumId w:val="3"/>
  </w:num>
  <w:num w:numId="17" w16cid:durableId="963119122">
    <w:abstractNumId w:val="0"/>
  </w:num>
  <w:num w:numId="18" w16cid:durableId="1003161700">
    <w:abstractNumId w:val="13"/>
  </w:num>
  <w:num w:numId="19" w16cid:durableId="646469735">
    <w:abstractNumId w:val="14"/>
  </w:num>
  <w:num w:numId="20" w16cid:durableId="819689554">
    <w:abstractNumId w:val="8"/>
  </w:num>
  <w:num w:numId="21" w16cid:durableId="1103187071">
    <w:abstractNumId w:val="12"/>
  </w:num>
  <w:num w:numId="22" w16cid:durableId="18090836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06E4"/>
    <w:rsid w:val="000000E0"/>
    <w:rsid w:val="00002163"/>
    <w:rsid w:val="00003924"/>
    <w:rsid w:val="00005657"/>
    <w:rsid w:val="00022F73"/>
    <w:rsid w:val="000322B7"/>
    <w:rsid w:val="000337CC"/>
    <w:rsid w:val="00034E39"/>
    <w:rsid w:val="0004091C"/>
    <w:rsid w:val="00040F1B"/>
    <w:rsid w:val="000454A0"/>
    <w:rsid w:val="000478D3"/>
    <w:rsid w:val="000527BA"/>
    <w:rsid w:val="00064234"/>
    <w:rsid w:val="000769AE"/>
    <w:rsid w:val="00080AD0"/>
    <w:rsid w:val="000855A4"/>
    <w:rsid w:val="00091543"/>
    <w:rsid w:val="00092432"/>
    <w:rsid w:val="00093920"/>
    <w:rsid w:val="000A3A25"/>
    <w:rsid w:val="000B1050"/>
    <w:rsid w:val="000B2F74"/>
    <w:rsid w:val="000B31CC"/>
    <w:rsid w:val="000C38D5"/>
    <w:rsid w:val="000F3D34"/>
    <w:rsid w:val="00132544"/>
    <w:rsid w:val="00133942"/>
    <w:rsid w:val="00135C12"/>
    <w:rsid w:val="00144E94"/>
    <w:rsid w:val="00160302"/>
    <w:rsid w:val="00162C99"/>
    <w:rsid w:val="0017220D"/>
    <w:rsid w:val="00190FE0"/>
    <w:rsid w:val="00195CE6"/>
    <w:rsid w:val="001A35FB"/>
    <w:rsid w:val="001A46DF"/>
    <w:rsid w:val="001A67AB"/>
    <w:rsid w:val="001B3866"/>
    <w:rsid w:val="001C7F10"/>
    <w:rsid w:val="001D2002"/>
    <w:rsid w:val="001D716B"/>
    <w:rsid w:val="001D7761"/>
    <w:rsid w:val="001E063F"/>
    <w:rsid w:val="001E07AB"/>
    <w:rsid w:val="001E1709"/>
    <w:rsid w:val="001F4CC1"/>
    <w:rsid w:val="00203A83"/>
    <w:rsid w:val="002176B5"/>
    <w:rsid w:val="00253B28"/>
    <w:rsid w:val="00255C97"/>
    <w:rsid w:val="00262520"/>
    <w:rsid w:val="00262D88"/>
    <w:rsid w:val="0027606D"/>
    <w:rsid w:val="002767D8"/>
    <w:rsid w:val="002771E3"/>
    <w:rsid w:val="0027778A"/>
    <w:rsid w:val="002825E6"/>
    <w:rsid w:val="00284FFB"/>
    <w:rsid w:val="00287916"/>
    <w:rsid w:val="0028797E"/>
    <w:rsid w:val="002A0BFE"/>
    <w:rsid w:val="002A14A2"/>
    <w:rsid w:val="002A2954"/>
    <w:rsid w:val="002B10D5"/>
    <w:rsid w:val="002B1950"/>
    <w:rsid w:val="002B1C3D"/>
    <w:rsid w:val="002C269E"/>
    <w:rsid w:val="002C2F33"/>
    <w:rsid w:val="002C5865"/>
    <w:rsid w:val="002C7241"/>
    <w:rsid w:val="002C72F3"/>
    <w:rsid w:val="002F045B"/>
    <w:rsid w:val="002F5B77"/>
    <w:rsid w:val="002F67D8"/>
    <w:rsid w:val="0032739D"/>
    <w:rsid w:val="00334407"/>
    <w:rsid w:val="00334CB3"/>
    <w:rsid w:val="00340E7C"/>
    <w:rsid w:val="0035129B"/>
    <w:rsid w:val="00354A7D"/>
    <w:rsid w:val="00365FCB"/>
    <w:rsid w:val="00373BA8"/>
    <w:rsid w:val="00385691"/>
    <w:rsid w:val="003944FC"/>
    <w:rsid w:val="003950A0"/>
    <w:rsid w:val="003B4023"/>
    <w:rsid w:val="003B7237"/>
    <w:rsid w:val="003B7FAA"/>
    <w:rsid w:val="003C38C7"/>
    <w:rsid w:val="003C3D89"/>
    <w:rsid w:val="003C47E1"/>
    <w:rsid w:val="003C7CAE"/>
    <w:rsid w:val="003E0C7B"/>
    <w:rsid w:val="003E2CD8"/>
    <w:rsid w:val="003F55B4"/>
    <w:rsid w:val="003F788D"/>
    <w:rsid w:val="0040285D"/>
    <w:rsid w:val="004029C0"/>
    <w:rsid w:val="00404C6D"/>
    <w:rsid w:val="004106DE"/>
    <w:rsid w:val="0041476F"/>
    <w:rsid w:val="00423A05"/>
    <w:rsid w:val="00431FB7"/>
    <w:rsid w:val="00433714"/>
    <w:rsid w:val="00434EDD"/>
    <w:rsid w:val="00435656"/>
    <w:rsid w:val="004432C3"/>
    <w:rsid w:val="0045298C"/>
    <w:rsid w:val="00457D1F"/>
    <w:rsid w:val="00465DA1"/>
    <w:rsid w:val="004850E4"/>
    <w:rsid w:val="00485800"/>
    <w:rsid w:val="004940C5"/>
    <w:rsid w:val="004A08A3"/>
    <w:rsid w:val="004B5E8E"/>
    <w:rsid w:val="004C05C6"/>
    <w:rsid w:val="004D3B50"/>
    <w:rsid w:val="004D6871"/>
    <w:rsid w:val="004E2DF2"/>
    <w:rsid w:val="004E4CE8"/>
    <w:rsid w:val="004E4E50"/>
    <w:rsid w:val="004F71B3"/>
    <w:rsid w:val="005024C4"/>
    <w:rsid w:val="005039D2"/>
    <w:rsid w:val="00504775"/>
    <w:rsid w:val="00505E03"/>
    <w:rsid w:val="0050797B"/>
    <w:rsid w:val="0051078D"/>
    <w:rsid w:val="005134E0"/>
    <w:rsid w:val="005208AA"/>
    <w:rsid w:val="00540B6A"/>
    <w:rsid w:val="0055138A"/>
    <w:rsid w:val="00551901"/>
    <w:rsid w:val="00555AF7"/>
    <w:rsid w:val="00557A0B"/>
    <w:rsid w:val="005618F0"/>
    <w:rsid w:val="00575B5C"/>
    <w:rsid w:val="005773C8"/>
    <w:rsid w:val="00580315"/>
    <w:rsid w:val="00584761"/>
    <w:rsid w:val="005912E7"/>
    <w:rsid w:val="005A406E"/>
    <w:rsid w:val="005A5CAA"/>
    <w:rsid w:val="005B1D0C"/>
    <w:rsid w:val="005B4FD2"/>
    <w:rsid w:val="005B7168"/>
    <w:rsid w:val="005C0FB4"/>
    <w:rsid w:val="005C7F3F"/>
    <w:rsid w:val="005D0162"/>
    <w:rsid w:val="005D21AA"/>
    <w:rsid w:val="005D2201"/>
    <w:rsid w:val="005D6E7E"/>
    <w:rsid w:val="005E288C"/>
    <w:rsid w:val="005E402B"/>
    <w:rsid w:val="005F3579"/>
    <w:rsid w:val="005F62B1"/>
    <w:rsid w:val="006013DA"/>
    <w:rsid w:val="0060204F"/>
    <w:rsid w:val="00606688"/>
    <w:rsid w:val="00616558"/>
    <w:rsid w:val="00633EBA"/>
    <w:rsid w:val="006373E1"/>
    <w:rsid w:val="006432CC"/>
    <w:rsid w:val="00650EC5"/>
    <w:rsid w:val="00661106"/>
    <w:rsid w:val="0067659F"/>
    <w:rsid w:val="006901F4"/>
    <w:rsid w:val="00695348"/>
    <w:rsid w:val="0069688B"/>
    <w:rsid w:val="006A29E8"/>
    <w:rsid w:val="006A46B2"/>
    <w:rsid w:val="006B3AA0"/>
    <w:rsid w:val="006B4149"/>
    <w:rsid w:val="006C1935"/>
    <w:rsid w:val="006D690E"/>
    <w:rsid w:val="006E0ED8"/>
    <w:rsid w:val="006E2107"/>
    <w:rsid w:val="006F083A"/>
    <w:rsid w:val="006F0C32"/>
    <w:rsid w:val="006F471A"/>
    <w:rsid w:val="00701CBE"/>
    <w:rsid w:val="00703514"/>
    <w:rsid w:val="00704CD1"/>
    <w:rsid w:val="00706EC3"/>
    <w:rsid w:val="00712A7C"/>
    <w:rsid w:val="00715F52"/>
    <w:rsid w:val="0072778D"/>
    <w:rsid w:val="00732EE7"/>
    <w:rsid w:val="00735463"/>
    <w:rsid w:val="00735872"/>
    <w:rsid w:val="00745BE0"/>
    <w:rsid w:val="00757817"/>
    <w:rsid w:val="00762CA2"/>
    <w:rsid w:val="0077269A"/>
    <w:rsid w:val="00772E79"/>
    <w:rsid w:val="0077628A"/>
    <w:rsid w:val="00783346"/>
    <w:rsid w:val="00791217"/>
    <w:rsid w:val="007957A9"/>
    <w:rsid w:val="007962B5"/>
    <w:rsid w:val="007A1FE9"/>
    <w:rsid w:val="007A481E"/>
    <w:rsid w:val="007B118D"/>
    <w:rsid w:val="007C52A2"/>
    <w:rsid w:val="007D3940"/>
    <w:rsid w:val="007D575F"/>
    <w:rsid w:val="007E1407"/>
    <w:rsid w:val="007F3B71"/>
    <w:rsid w:val="007F3E32"/>
    <w:rsid w:val="007F493D"/>
    <w:rsid w:val="008051AA"/>
    <w:rsid w:val="00805DD1"/>
    <w:rsid w:val="00807F69"/>
    <w:rsid w:val="008119B5"/>
    <w:rsid w:val="00815B8D"/>
    <w:rsid w:val="00816760"/>
    <w:rsid w:val="008177D5"/>
    <w:rsid w:val="00825487"/>
    <w:rsid w:val="008367B0"/>
    <w:rsid w:val="00853B12"/>
    <w:rsid w:val="008622B7"/>
    <w:rsid w:val="00864D64"/>
    <w:rsid w:val="008658F1"/>
    <w:rsid w:val="00866AEB"/>
    <w:rsid w:val="0087317F"/>
    <w:rsid w:val="0088418A"/>
    <w:rsid w:val="008847EC"/>
    <w:rsid w:val="008854A3"/>
    <w:rsid w:val="00890E4F"/>
    <w:rsid w:val="0089421A"/>
    <w:rsid w:val="00897103"/>
    <w:rsid w:val="008A071A"/>
    <w:rsid w:val="008A5659"/>
    <w:rsid w:val="008A7494"/>
    <w:rsid w:val="008B2B78"/>
    <w:rsid w:val="008C009C"/>
    <w:rsid w:val="008C1D61"/>
    <w:rsid w:val="008D0EA8"/>
    <w:rsid w:val="008E2E63"/>
    <w:rsid w:val="008E4D82"/>
    <w:rsid w:val="008F6ACB"/>
    <w:rsid w:val="008F6D22"/>
    <w:rsid w:val="0090077F"/>
    <w:rsid w:val="0090144D"/>
    <w:rsid w:val="009017FD"/>
    <w:rsid w:val="00910280"/>
    <w:rsid w:val="00912D9D"/>
    <w:rsid w:val="0091681B"/>
    <w:rsid w:val="009243A9"/>
    <w:rsid w:val="00925305"/>
    <w:rsid w:val="00931A77"/>
    <w:rsid w:val="00933880"/>
    <w:rsid w:val="009353C2"/>
    <w:rsid w:val="009405E8"/>
    <w:rsid w:val="00943B4A"/>
    <w:rsid w:val="00946EDD"/>
    <w:rsid w:val="009569FF"/>
    <w:rsid w:val="00973DF8"/>
    <w:rsid w:val="00973FCE"/>
    <w:rsid w:val="00977D33"/>
    <w:rsid w:val="00977E1E"/>
    <w:rsid w:val="0098321E"/>
    <w:rsid w:val="00985B69"/>
    <w:rsid w:val="00992697"/>
    <w:rsid w:val="009B0CE1"/>
    <w:rsid w:val="009B2D46"/>
    <w:rsid w:val="009B7465"/>
    <w:rsid w:val="009C6CD6"/>
    <w:rsid w:val="009D0A84"/>
    <w:rsid w:val="009D0E88"/>
    <w:rsid w:val="009E432D"/>
    <w:rsid w:val="009E58D9"/>
    <w:rsid w:val="009F0114"/>
    <w:rsid w:val="009F06E4"/>
    <w:rsid w:val="009F1723"/>
    <w:rsid w:val="009F357C"/>
    <w:rsid w:val="00A0534C"/>
    <w:rsid w:val="00A271E6"/>
    <w:rsid w:val="00A3545D"/>
    <w:rsid w:val="00A403D2"/>
    <w:rsid w:val="00A40E3E"/>
    <w:rsid w:val="00A54F76"/>
    <w:rsid w:val="00A55C66"/>
    <w:rsid w:val="00A63ED1"/>
    <w:rsid w:val="00A97228"/>
    <w:rsid w:val="00AA620F"/>
    <w:rsid w:val="00AC26E0"/>
    <w:rsid w:val="00AC3782"/>
    <w:rsid w:val="00AC4666"/>
    <w:rsid w:val="00AC606E"/>
    <w:rsid w:val="00AC6108"/>
    <w:rsid w:val="00AD0D07"/>
    <w:rsid w:val="00AD1204"/>
    <w:rsid w:val="00AD6FED"/>
    <w:rsid w:val="00AE149B"/>
    <w:rsid w:val="00AE77C2"/>
    <w:rsid w:val="00AF353B"/>
    <w:rsid w:val="00AF48F5"/>
    <w:rsid w:val="00AF524E"/>
    <w:rsid w:val="00AF560A"/>
    <w:rsid w:val="00B02724"/>
    <w:rsid w:val="00B02B5A"/>
    <w:rsid w:val="00B06872"/>
    <w:rsid w:val="00B11B50"/>
    <w:rsid w:val="00B127BE"/>
    <w:rsid w:val="00B3183E"/>
    <w:rsid w:val="00B4212A"/>
    <w:rsid w:val="00B457E9"/>
    <w:rsid w:val="00B4726B"/>
    <w:rsid w:val="00B51717"/>
    <w:rsid w:val="00B52C8A"/>
    <w:rsid w:val="00B53D97"/>
    <w:rsid w:val="00B61E66"/>
    <w:rsid w:val="00B64BF7"/>
    <w:rsid w:val="00B70E84"/>
    <w:rsid w:val="00B80EEB"/>
    <w:rsid w:val="00B82EFB"/>
    <w:rsid w:val="00BA0C92"/>
    <w:rsid w:val="00BA27BE"/>
    <w:rsid w:val="00BA2F85"/>
    <w:rsid w:val="00BA69EC"/>
    <w:rsid w:val="00BA7943"/>
    <w:rsid w:val="00BC31F8"/>
    <w:rsid w:val="00BD242E"/>
    <w:rsid w:val="00BD33BC"/>
    <w:rsid w:val="00BD67D5"/>
    <w:rsid w:val="00BE1ED9"/>
    <w:rsid w:val="00C011FC"/>
    <w:rsid w:val="00C07439"/>
    <w:rsid w:val="00C15802"/>
    <w:rsid w:val="00C20801"/>
    <w:rsid w:val="00C2143F"/>
    <w:rsid w:val="00C234B1"/>
    <w:rsid w:val="00C32A12"/>
    <w:rsid w:val="00C345E8"/>
    <w:rsid w:val="00C34750"/>
    <w:rsid w:val="00C466C0"/>
    <w:rsid w:val="00C55498"/>
    <w:rsid w:val="00C60ECB"/>
    <w:rsid w:val="00C670E9"/>
    <w:rsid w:val="00C90328"/>
    <w:rsid w:val="00C91F7A"/>
    <w:rsid w:val="00C921AC"/>
    <w:rsid w:val="00C96D2E"/>
    <w:rsid w:val="00CC481A"/>
    <w:rsid w:val="00CC6D2C"/>
    <w:rsid w:val="00CD1882"/>
    <w:rsid w:val="00CD548D"/>
    <w:rsid w:val="00CD5B80"/>
    <w:rsid w:val="00CF0899"/>
    <w:rsid w:val="00CF1259"/>
    <w:rsid w:val="00CF7716"/>
    <w:rsid w:val="00CF7E53"/>
    <w:rsid w:val="00D03F2C"/>
    <w:rsid w:val="00D078D9"/>
    <w:rsid w:val="00D1492D"/>
    <w:rsid w:val="00D15273"/>
    <w:rsid w:val="00D16B52"/>
    <w:rsid w:val="00D1796B"/>
    <w:rsid w:val="00D210BA"/>
    <w:rsid w:val="00D21E48"/>
    <w:rsid w:val="00D27012"/>
    <w:rsid w:val="00D301D1"/>
    <w:rsid w:val="00D30D90"/>
    <w:rsid w:val="00D31097"/>
    <w:rsid w:val="00D34AB7"/>
    <w:rsid w:val="00D36FC3"/>
    <w:rsid w:val="00D43447"/>
    <w:rsid w:val="00D52055"/>
    <w:rsid w:val="00D522C4"/>
    <w:rsid w:val="00D52605"/>
    <w:rsid w:val="00D53BD3"/>
    <w:rsid w:val="00D5408A"/>
    <w:rsid w:val="00D55358"/>
    <w:rsid w:val="00D60ED3"/>
    <w:rsid w:val="00D61C6A"/>
    <w:rsid w:val="00D6374D"/>
    <w:rsid w:val="00D7007A"/>
    <w:rsid w:val="00D73213"/>
    <w:rsid w:val="00D74720"/>
    <w:rsid w:val="00D7566F"/>
    <w:rsid w:val="00D9177D"/>
    <w:rsid w:val="00D97287"/>
    <w:rsid w:val="00D97965"/>
    <w:rsid w:val="00DB10BF"/>
    <w:rsid w:val="00DB4CB4"/>
    <w:rsid w:val="00DB5DBA"/>
    <w:rsid w:val="00DB6E6A"/>
    <w:rsid w:val="00DC64BB"/>
    <w:rsid w:val="00DD038D"/>
    <w:rsid w:val="00DD2FCE"/>
    <w:rsid w:val="00DD35C6"/>
    <w:rsid w:val="00DE2D09"/>
    <w:rsid w:val="00DE5761"/>
    <w:rsid w:val="00DE730F"/>
    <w:rsid w:val="00E02CC9"/>
    <w:rsid w:val="00E037D4"/>
    <w:rsid w:val="00E05FBB"/>
    <w:rsid w:val="00E07EBE"/>
    <w:rsid w:val="00E12A66"/>
    <w:rsid w:val="00E140F1"/>
    <w:rsid w:val="00E164F2"/>
    <w:rsid w:val="00E423C8"/>
    <w:rsid w:val="00E42CDF"/>
    <w:rsid w:val="00E43937"/>
    <w:rsid w:val="00E43B6B"/>
    <w:rsid w:val="00E47D38"/>
    <w:rsid w:val="00E545D0"/>
    <w:rsid w:val="00E57B8C"/>
    <w:rsid w:val="00E60033"/>
    <w:rsid w:val="00E637C1"/>
    <w:rsid w:val="00E72869"/>
    <w:rsid w:val="00E83026"/>
    <w:rsid w:val="00E84C1A"/>
    <w:rsid w:val="00E864E8"/>
    <w:rsid w:val="00E924BB"/>
    <w:rsid w:val="00EA0A17"/>
    <w:rsid w:val="00EB5428"/>
    <w:rsid w:val="00EC32B4"/>
    <w:rsid w:val="00ED074A"/>
    <w:rsid w:val="00EF2886"/>
    <w:rsid w:val="00EF31C7"/>
    <w:rsid w:val="00EF3632"/>
    <w:rsid w:val="00F004AC"/>
    <w:rsid w:val="00F05254"/>
    <w:rsid w:val="00F13179"/>
    <w:rsid w:val="00F15D63"/>
    <w:rsid w:val="00F23428"/>
    <w:rsid w:val="00F271A2"/>
    <w:rsid w:val="00F27A25"/>
    <w:rsid w:val="00F3028C"/>
    <w:rsid w:val="00F407D6"/>
    <w:rsid w:val="00F419BF"/>
    <w:rsid w:val="00F42DAC"/>
    <w:rsid w:val="00F47DBE"/>
    <w:rsid w:val="00F54A46"/>
    <w:rsid w:val="00F66B20"/>
    <w:rsid w:val="00F728C0"/>
    <w:rsid w:val="00F91E96"/>
    <w:rsid w:val="00F95665"/>
    <w:rsid w:val="00FA6490"/>
    <w:rsid w:val="00FC5865"/>
    <w:rsid w:val="00FC6828"/>
    <w:rsid w:val="00FD4B82"/>
    <w:rsid w:val="00FD544E"/>
    <w:rsid w:val="00FD6BCC"/>
    <w:rsid w:val="00FE07A2"/>
    <w:rsid w:val="00FE30B9"/>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AutoShape 266"/>
        <o:r id="V:Rule2" type="connector" idref="#AutoShape 268"/>
      </o:rules>
    </o:shapelayout>
  </w:shapeDefaults>
  <w:decimalSymbol w:val=","/>
  <w:listSeparator w:val=";"/>
  <w14:docId w14:val="66088707"/>
  <w15:chartTrackingRefBased/>
  <w15:docId w15:val="{BCCCCB20-2E7F-48E3-85DF-648BC3962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KZ" w:eastAsia="ru-K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val="en-US" w:eastAsia="en-US"/>
    </w:rPr>
  </w:style>
  <w:style w:type="paragraph" w:styleId="1">
    <w:name w:val="heading 1"/>
    <w:link w:val="10"/>
    <w:qFormat/>
    <w:rsid w:val="00E43B6B"/>
    <w:pPr>
      <w:spacing w:before="144" w:after="72"/>
      <w:outlineLvl w:val="0"/>
    </w:pPr>
    <w:rPr>
      <w:rFonts w:ascii="Times New Roman" w:eastAsia="Times New Roman" w:hAnsi="Times New Roman"/>
      <w:color w:val="2E74B5"/>
      <w:sz w:val="32"/>
      <w:szCs w:val="32"/>
      <w:lang w:val="en-US" w:eastAsia="en-US"/>
    </w:rPr>
  </w:style>
  <w:style w:type="paragraph" w:styleId="2">
    <w:name w:val="heading 2"/>
    <w:basedOn w:val="a"/>
    <w:next w:val="a"/>
    <w:link w:val="20"/>
    <w:unhideWhenUsed/>
    <w:qFormat/>
    <w:rsid w:val="00E43B6B"/>
    <w:pPr>
      <w:keepNext/>
      <w:spacing w:before="240" w:after="60"/>
      <w:outlineLvl w:val="1"/>
    </w:pPr>
    <w:rPr>
      <w:rFonts w:ascii="Calibri Light" w:eastAsia="Times New Roman" w:hAnsi="Calibri Light"/>
      <w:b/>
      <w:bCs/>
      <w:i/>
      <w:iCs/>
      <w:sz w:val="28"/>
      <w:szCs w:val="28"/>
    </w:rPr>
  </w:style>
  <w:style w:type="paragraph" w:styleId="3">
    <w:name w:val="heading 3"/>
    <w:basedOn w:val="a"/>
    <w:link w:val="30"/>
    <w:uiPriority w:val="9"/>
    <w:qFormat/>
    <w:rsid w:val="005D2201"/>
    <w:pPr>
      <w:spacing w:before="100" w:beforeAutospacing="1" w:after="100" w:afterAutospacing="1" w:line="240" w:lineRule="auto"/>
      <w:outlineLvl w:val="2"/>
    </w:pPr>
    <w:rPr>
      <w:rFonts w:ascii="Times New Roman" w:eastAsia="Times New Roman" w:hAnsi="Times New Roman"/>
      <w:b/>
      <w:bCs/>
      <w:sz w:val="27"/>
      <w:szCs w:val="27"/>
    </w:rPr>
  </w:style>
  <w:style w:type="paragraph" w:styleId="4">
    <w:name w:val="heading 4"/>
    <w:link w:val="40"/>
    <w:qFormat/>
    <w:rsid w:val="00E43B6B"/>
    <w:pPr>
      <w:spacing w:before="144" w:after="72"/>
      <w:outlineLvl w:val="3"/>
    </w:pPr>
    <w:rPr>
      <w:rFonts w:ascii="Times New Roman" w:eastAsia="Times New Roman" w:hAnsi="Times New Roman"/>
      <w:i/>
      <w:iCs/>
      <w:color w:val="2E74B5"/>
      <w:lang w:val="en-US" w:eastAsia="en-US"/>
    </w:rPr>
  </w:style>
  <w:style w:type="paragraph" w:styleId="5">
    <w:name w:val="heading 5"/>
    <w:link w:val="50"/>
    <w:qFormat/>
    <w:rsid w:val="00E43B6B"/>
    <w:pPr>
      <w:spacing w:before="144" w:after="72"/>
      <w:outlineLvl w:val="4"/>
    </w:pPr>
    <w:rPr>
      <w:rFonts w:ascii="Times New Roman" w:eastAsia="Times New Roman" w:hAnsi="Times New Roman"/>
      <w:color w:val="2E74B5"/>
      <w:lang w:val="en-US" w:eastAsia="en-US"/>
    </w:rPr>
  </w:style>
  <w:style w:type="paragraph" w:styleId="6">
    <w:name w:val="heading 6"/>
    <w:link w:val="60"/>
    <w:qFormat/>
    <w:rsid w:val="00E43B6B"/>
    <w:pPr>
      <w:spacing w:before="144" w:after="72"/>
      <w:outlineLvl w:val="5"/>
    </w:pPr>
    <w:rPr>
      <w:rFonts w:ascii="Times New Roman" w:eastAsia="Times New Roman" w:hAnsi="Times New Roman"/>
      <w:color w:val="1F4D78"/>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53019D"/>
    <w:pPr>
      <w:spacing w:after="0" w:line="240" w:lineRule="auto"/>
    </w:pPr>
    <w:rPr>
      <w:rFonts w:ascii="Consolas" w:hAnsi="Consolas"/>
      <w:sz w:val="21"/>
      <w:szCs w:val="21"/>
    </w:rPr>
  </w:style>
  <w:style w:type="character" w:customStyle="1" w:styleId="a4">
    <w:name w:val="Текст Знак"/>
    <w:link w:val="a3"/>
    <w:uiPriority w:val="99"/>
    <w:rsid w:val="0053019D"/>
    <w:rPr>
      <w:rFonts w:ascii="Consolas" w:hAnsi="Consolas"/>
      <w:sz w:val="21"/>
      <w:szCs w:val="21"/>
    </w:rPr>
  </w:style>
  <w:style w:type="paragraph" w:styleId="a5">
    <w:name w:val="Обычный (веб)"/>
    <w:basedOn w:val="a"/>
    <w:uiPriority w:val="99"/>
    <w:unhideWhenUsed/>
    <w:rsid w:val="002B10D5"/>
    <w:pPr>
      <w:spacing w:before="100" w:beforeAutospacing="1" w:after="100" w:afterAutospacing="1" w:line="240" w:lineRule="auto"/>
    </w:pPr>
    <w:rPr>
      <w:rFonts w:ascii="Times New Roman" w:eastAsia="Times New Roman" w:hAnsi="Times New Roman"/>
      <w:sz w:val="24"/>
      <w:szCs w:val="24"/>
    </w:rPr>
  </w:style>
  <w:style w:type="character" w:styleId="a6">
    <w:name w:val="Strong"/>
    <w:uiPriority w:val="22"/>
    <w:qFormat/>
    <w:rsid w:val="002B10D5"/>
    <w:rPr>
      <w:b/>
      <w:bCs/>
    </w:rPr>
  </w:style>
  <w:style w:type="character" w:styleId="a7">
    <w:name w:val="Emphasis"/>
    <w:uiPriority w:val="20"/>
    <w:qFormat/>
    <w:rsid w:val="002B10D5"/>
    <w:rPr>
      <w:i/>
      <w:iCs/>
    </w:rPr>
  </w:style>
  <w:style w:type="table" w:styleId="a8">
    <w:name w:val="Table Grid"/>
    <w:basedOn w:val="a1"/>
    <w:uiPriority w:val="39"/>
    <w:rsid w:val="002B10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link w:val="3"/>
    <w:uiPriority w:val="9"/>
    <w:rsid w:val="005D2201"/>
    <w:rPr>
      <w:rFonts w:ascii="Times New Roman" w:eastAsia="Times New Roman" w:hAnsi="Times New Roman"/>
      <w:b/>
      <w:bCs/>
      <w:sz w:val="27"/>
      <w:szCs w:val="27"/>
    </w:rPr>
  </w:style>
  <w:style w:type="paragraph" w:customStyle="1" w:styleId="a9">
    <w:name w:val="Боковик"/>
    <w:basedOn w:val="a"/>
    <w:qFormat/>
    <w:rsid w:val="000337CC"/>
    <w:pPr>
      <w:suppressAutoHyphens/>
      <w:spacing w:after="200" w:line="276" w:lineRule="auto"/>
    </w:pPr>
    <w:rPr>
      <w:rFonts w:eastAsia="Times New Roman" w:cs="Calibri"/>
      <w:sz w:val="16"/>
      <w:szCs w:val="16"/>
      <w:lang w:val="ru-RU" w:eastAsia="ru-RU"/>
    </w:rPr>
  </w:style>
  <w:style w:type="paragraph" w:customStyle="1" w:styleId="TableParagraph">
    <w:name w:val="Table Paragraph"/>
    <w:basedOn w:val="a"/>
    <w:uiPriority w:val="1"/>
    <w:qFormat/>
    <w:rsid w:val="00135C12"/>
    <w:pPr>
      <w:widowControl w:val="0"/>
      <w:autoSpaceDE w:val="0"/>
      <w:autoSpaceDN w:val="0"/>
      <w:spacing w:before="2" w:after="0" w:line="177" w:lineRule="exact"/>
      <w:jc w:val="right"/>
    </w:pPr>
    <w:rPr>
      <w:rFonts w:ascii="Roboto" w:eastAsia="Roboto" w:hAnsi="Roboto" w:cs="Roboto"/>
      <w:lang w:val="ru-RU"/>
    </w:rPr>
  </w:style>
  <w:style w:type="character" w:customStyle="1" w:styleId="20">
    <w:name w:val="Заголовок 2 Знак"/>
    <w:link w:val="2"/>
    <w:uiPriority w:val="9"/>
    <w:semiHidden/>
    <w:rsid w:val="00E43B6B"/>
    <w:rPr>
      <w:rFonts w:ascii="Calibri Light" w:eastAsia="Times New Roman" w:hAnsi="Calibri Light" w:cs="Times New Roman"/>
      <w:b/>
      <w:bCs/>
      <w:i/>
      <w:iCs/>
      <w:sz w:val="28"/>
      <w:szCs w:val="28"/>
    </w:rPr>
  </w:style>
  <w:style w:type="character" w:customStyle="1" w:styleId="10">
    <w:name w:val="Заголовок 1 Знак"/>
    <w:link w:val="1"/>
    <w:rsid w:val="00E43B6B"/>
    <w:rPr>
      <w:rFonts w:ascii="Times New Roman" w:eastAsia="Times New Roman" w:hAnsi="Times New Roman"/>
      <w:color w:val="2E74B5"/>
      <w:sz w:val="32"/>
      <w:szCs w:val="32"/>
    </w:rPr>
  </w:style>
  <w:style w:type="character" w:customStyle="1" w:styleId="40">
    <w:name w:val="Заголовок 4 Знак"/>
    <w:link w:val="4"/>
    <w:rsid w:val="00E43B6B"/>
    <w:rPr>
      <w:rFonts w:ascii="Times New Roman" w:eastAsia="Times New Roman" w:hAnsi="Times New Roman"/>
      <w:i/>
      <w:iCs/>
      <w:color w:val="2E74B5"/>
    </w:rPr>
  </w:style>
  <w:style w:type="character" w:customStyle="1" w:styleId="50">
    <w:name w:val="Заголовок 5 Знак"/>
    <w:link w:val="5"/>
    <w:rsid w:val="00E43B6B"/>
    <w:rPr>
      <w:rFonts w:ascii="Times New Roman" w:eastAsia="Times New Roman" w:hAnsi="Times New Roman"/>
      <w:color w:val="2E74B5"/>
    </w:rPr>
  </w:style>
  <w:style w:type="character" w:customStyle="1" w:styleId="60">
    <w:name w:val="Заголовок 6 Знак"/>
    <w:link w:val="6"/>
    <w:rsid w:val="00E43B6B"/>
    <w:rPr>
      <w:rFonts w:ascii="Times New Roman" w:eastAsia="Times New Roman" w:hAnsi="Times New Roman"/>
      <w:color w:val="1F4D78"/>
    </w:rPr>
  </w:style>
  <w:style w:type="paragraph" w:styleId="aa">
    <w:name w:val="Title"/>
    <w:link w:val="ab"/>
    <w:qFormat/>
    <w:rsid w:val="00E43B6B"/>
    <w:pPr>
      <w:spacing w:before="144" w:after="72"/>
    </w:pPr>
    <w:rPr>
      <w:rFonts w:ascii="Times New Roman" w:eastAsia="Times New Roman" w:hAnsi="Times New Roman"/>
      <w:sz w:val="56"/>
      <w:szCs w:val="56"/>
      <w:lang w:val="en-US" w:eastAsia="en-US"/>
    </w:rPr>
  </w:style>
  <w:style w:type="character" w:customStyle="1" w:styleId="ab">
    <w:name w:val="Заголовок Знак"/>
    <w:link w:val="aa"/>
    <w:rsid w:val="00E43B6B"/>
    <w:rPr>
      <w:rFonts w:ascii="Times New Roman" w:eastAsia="Times New Roman" w:hAnsi="Times New Roman"/>
      <w:sz w:val="56"/>
      <w:szCs w:val="56"/>
    </w:rPr>
  </w:style>
  <w:style w:type="paragraph" w:customStyle="1" w:styleId="11">
    <w:name w:val="Строгий1"/>
    <w:qFormat/>
    <w:rsid w:val="00E43B6B"/>
    <w:pPr>
      <w:spacing w:before="144" w:after="72"/>
    </w:pPr>
    <w:rPr>
      <w:rFonts w:ascii="Times New Roman" w:eastAsia="Times New Roman" w:hAnsi="Times New Roman"/>
      <w:b/>
      <w:bCs/>
      <w:lang w:val="en-US" w:eastAsia="en-US"/>
    </w:rPr>
  </w:style>
  <w:style w:type="paragraph" w:styleId="ac">
    <w:name w:val="List Paragraph"/>
    <w:qFormat/>
    <w:rsid w:val="00E43B6B"/>
    <w:pPr>
      <w:spacing w:before="144" w:after="72"/>
    </w:pPr>
    <w:rPr>
      <w:rFonts w:ascii="Times New Roman" w:eastAsia="Times New Roman" w:hAnsi="Times New Roman"/>
      <w:lang w:val="en-US" w:eastAsia="en-US"/>
    </w:rPr>
  </w:style>
  <w:style w:type="character" w:styleId="ad">
    <w:name w:val="Hyperlink"/>
    <w:uiPriority w:val="99"/>
    <w:unhideWhenUsed/>
    <w:rsid w:val="00E43B6B"/>
    <w:rPr>
      <w:color w:val="0563C1"/>
      <w:u w:val="single"/>
    </w:rPr>
  </w:style>
  <w:style w:type="character" w:styleId="ae">
    <w:name w:val="footnote reference"/>
    <w:uiPriority w:val="99"/>
    <w:semiHidden/>
    <w:unhideWhenUsed/>
    <w:rsid w:val="00E43B6B"/>
    <w:rPr>
      <w:vertAlign w:val="superscript"/>
    </w:rPr>
  </w:style>
  <w:style w:type="paragraph" w:styleId="af">
    <w:name w:val="footnote text"/>
    <w:link w:val="af0"/>
    <w:uiPriority w:val="99"/>
    <w:semiHidden/>
    <w:unhideWhenUsed/>
    <w:rsid w:val="00E43B6B"/>
    <w:pPr>
      <w:spacing w:before="144"/>
    </w:pPr>
    <w:rPr>
      <w:rFonts w:ascii="Times New Roman" w:eastAsia="Times New Roman" w:hAnsi="Times New Roman"/>
      <w:lang w:val="en-US" w:eastAsia="en-US"/>
    </w:rPr>
  </w:style>
  <w:style w:type="character" w:customStyle="1" w:styleId="af0">
    <w:name w:val="Текст сноски Знак"/>
    <w:link w:val="af"/>
    <w:uiPriority w:val="99"/>
    <w:semiHidden/>
    <w:rsid w:val="00E43B6B"/>
    <w:rPr>
      <w:rFonts w:ascii="Times New Roman" w:eastAsia="Times New Roman" w:hAnsi="Times New Roman"/>
    </w:rPr>
  </w:style>
  <w:style w:type="paragraph" w:customStyle="1" w:styleId="JenniRefHeader">
    <w:name w:val="JenniRefHeader"/>
    <w:basedOn w:val="2"/>
    <w:qFormat/>
    <w:rsid w:val="00E43B6B"/>
    <w:pPr>
      <w:keepNext w:val="0"/>
      <w:spacing w:before="144" w:after="72" w:line="240" w:lineRule="auto"/>
    </w:pPr>
    <w:rPr>
      <w:rFonts w:ascii="Times New Roman" w:hAnsi="Times New Roman"/>
      <w:b w:val="0"/>
      <w:bCs w:val="0"/>
      <w:i w:val="0"/>
      <w:iCs w:val="0"/>
      <w:color w:val="000000"/>
      <w:sz w:val="26"/>
      <w:szCs w:val="26"/>
    </w:rPr>
  </w:style>
  <w:style w:type="paragraph" w:customStyle="1" w:styleId="JenniRefBody">
    <w:name w:val="JenniRefBody"/>
    <w:qFormat/>
    <w:rsid w:val="00E43B6B"/>
    <w:pPr>
      <w:spacing w:before="144" w:after="72"/>
    </w:pPr>
    <w:rPr>
      <w:rFonts w:ascii="Times New Roman" w:eastAsia="Times New Roman" w:hAnsi="Times New Roman"/>
      <w:color w:val="000000"/>
      <w:lang w:val="en-US" w:eastAsia="en-US"/>
    </w:rPr>
  </w:style>
  <w:style w:type="character" w:customStyle="1" w:styleId="value">
    <w:name w:val="value"/>
    <w:rsid w:val="003B7237"/>
  </w:style>
  <w:style w:type="character" w:styleId="af1">
    <w:name w:val="FollowedHyperlink"/>
    <w:uiPriority w:val="99"/>
    <w:semiHidden/>
    <w:unhideWhenUsed/>
    <w:rsid w:val="000A3A25"/>
    <w:rPr>
      <w:color w:val="954F72"/>
      <w:u w:val="single"/>
    </w:rPr>
  </w:style>
  <w:style w:type="paragraph" w:styleId="HTML">
    <w:name w:val="HTML Preformatted"/>
    <w:basedOn w:val="a"/>
    <w:link w:val="HTML0"/>
    <w:uiPriority w:val="99"/>
    <w:unhideWhenUsed/>
    <w:rsid w:val="0069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link w:val="HTML"/>
    <w:uiPriority w:val="99"/>
    <w:rsid w:val="0069688B"/>
    <w:rPr>
      <w:rFonts w:ascii="Courier New" w:eastAsia="Times New Roman" w:hAnsi="Courier New" w:cs="Courier New"/>
    </w:rPr>
  </w:style>
  <w:style w:type="paragraph" w:customStyle="1" w:styleId="ds-markdown-paragraph">
    <w:name w:val="ds-markdown-paragraph"/>
    <w:basedOn w:val="a"/>
    <w:rsid w:val="00C15802"/>
    <w:pPr>
      <w:spacing w:before="100" w:beforeAutospacing="1" w:after="100" w:afterAutospacing="1" w:line="240" w:lineRule="auto"/>
    </w:pPr>
    <w:rPr>
      <w:rFonts w:ascii="Times New Roman" w:eastAsia="Times New Roman" w:hAnsi="Times New Roman"/>
      <w:sz w:val="24"/>
      <w:szCs w:val="24"/>
    </w:rPr>
  </w:style>
  <w:style w:type="character" w:styleId="HTML1">
    <w:name w:val="HTML Code"/>
    <w:uiPriority w:val="99"/>
    <w:semiHidden/>
    <w:unhideWhenUsed/>
    <w:rsid w:val="00E84C1A"/>
    <w:rPr>
      <w:rFonts w:ascii="Courier New" w:eastAsia="Times New Roman" w:hAnsi="Courier New" w:cs="Courier New"/>
      <w:sz w:val="20"/>
      <w:szCs w:val="20"/>
    </w:rPr>
  </w:style>
  <w:style w:type="character" w:customStyle="1" w:styleId="qwen-markdown-text">
    <w:name w:val="qwen-markdown-text"/>
    <w:rsid w:val="00C670E9"/>
  </w:style>
  <w:style w:type="character" w:customStyle="1" w:styleId="anchor-text">
    <w:name w:val="anchor-text"/>
    <w:rsid w:val="00C91F7A"/>
  </w:style>
  <w:style w:type="character" w:customStyle="1" w:styleId="isbn-label">
    <w:name w:val="isbn-label"/>
    <w:rsid w:val="00C91F7A"/>
  </w:style>
  <w:style w:type="paragraph" w:customStyle="1" w:styleId="Default">
    <w:name w:val="Default"/>
    <w:rsid w:val="004106DE"/>
    <w:pPr>
      <w:autoSpaceDE w:val="0"/>
      <w:autoSpaceDN w:val="0"/>
      <w:adjustRightInd w:val="0"/>
    </w:pPr>
    <w:rPr>
      <w:rFonts w:ascii="Times New Roman" w:hAnsi="Times New Roman"/>
      <w:color w:val="000000"/>
      <w:sz w:val="24"/>
      <w:szCs w:val="24"/>
      <w:lang w:val="en-US" w:eastAsia="en-US"/>
    </w:rPr>
  </w:style>
  <w:style w:type="character" w:customStyle="1" w:styleId="mord">
    <w:name w:val="mord"/>
    <w:rsid w:val="007A1FE9"/>
  </w:style>
  <w:style w:type="character" w:customStyle="1" w:styleId="vlist-s">
    <w:name w:val="vlist-s"/>
    <w:rsid w:val="007A1FE9"/>
  </w:style>
  <w:style w:type="character" w:customStyle="1" w:styleId="mrel">
    <w:name w:val="mrel"/>
    <w:rsid w:val="007A1FE9"/>
  </w:style>
  <w:style w:type="character" w:customStyle="1" w:styleId="mbin">
    <w:name w:val="mbin"/>
    <w:rsid w:val="007A1FE9"/>
  </w:style>
  <w:style w:type="character" w:customStyle="1" w:styleId="heading">
    <w:name w:val="heading"/>
    <w:rsid w:val="00807F69"/>
  </w:style>
  <w:style w:type="character" w:styleId="af2">
    <w:name w:val="annotation reference"/>
    <w:uiPriority w:val="99"/>
    <w:rsid w:val="000F3DF7"/>
    <w:rPr>
      <w:sz w:val="16"/>
      <w:szCs w:val="16"/>
    </w:rPr>
  </w:style>
  <w:style w:type="paragraph" w:styleId="af3">
    <w:name w:val="annotation text"/>
    <w:basedOn w:val="a"/>
    <w:link w:val="af4"/>
    <w:uiPriority w:val="99"/>
    <w:semiHidden/>
    <w:unhideWhenUsed/>
    <w:pPr>
      <w:spacing w:line="240" w:lineRule="auto"/>
    </w:pPr>
    <w:rPr>
      <w:sz w:val="20"/>
      <w:szCs w:val="20"/>
    </w:rPr>
  </w:style>
  <w:style w:type="character" w:customStyle="1" w:styleId="af4">
    <w:name w:val="Текст примечания Знак"/>
    <w:link w:val="af3"/>
    <w:uiPriority w:val="99"/>
    <w:semiHidden/>
    <w:rPr>
      <w:lang w:val="en-US" w:eastAsia="en-US"/>
    </w:rPr>
  </w:style>
  <w:style w:type="paragraph" w:styleId="af5">
    <w:name w:val="Balloon Text"/>
    <w:basedOn w:val="a"/>
    <w:link w:val="af6"/>
    <w:uiPriority w:val="99"/>
    <w:semiHidden/>
    <w:unhideWhenUsed/>
    <w:rsid w:val="00C90328"/>
    <w:pPr>
      <w:spacing w:after="0" w:line="240" w:lineRule="auto"/>
    </w:pPr>
    <w:rPr>
      <w:rFonts w:ascii="Segoe UI" w:hAnsi="Segoe UI" w:cs="Segoe UI"/>
      <w:sz w:val="18"/>
      <w:szCs w:val="18"/>
    </w:rPr>
  </w:style>
  <w:style w:type="character" w:customStyle="1" w:styleId="af6">
    <w:name w:val="Текст выноски Знак"/>
    <w:link w:val="af5"/>
    <w:uiPriority w:val="99"/>
    <w:semiHidden/>
    <w:rsid w:val="00C90328"/>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08/IJSSP-09-2023-0228" TargetMode="External"/><Relationship Id="rId21" Type="http://schemas.openxmlformats.org/officeDocument/2006/relationships/image" Target="../../../../PK/Downloads/kmeans_clusters.png" TargetMode="External"/><Relationship Id="rId42" Type="http://schemas.openxmlformats.org/officeDocument/2006/relationships/hyperlink" Target="https://doi.org/10.1016/j.gfs.2025.100856" TargetMode="External"/><Relationship Id="rId47" Type="http://schemas.openxmlformats.org/officeDocument/2006/relationships/hyperlink" Target="https://doi.org/10.1017/S0003055425000243" TargetMode="External"/><Relationship Id="rId63" Type="http://schemas.openxmlformats.org/officeDocument/2006/relationships/hyperlink" Target="https://doi.org/10.1016/J.FOODPOL.2024.102739" TargetMode="External"/><Relationship Id="rId68" Type="http://schemas.openxmlformats.org/officeDocument/2006/relationships/hyperlink" Target="https://doi.org/10.1007/s43621-024-00649-w" TargetMode="External"/><Relationship Id="rId84" Type="http://schemas.openxmlformats.org/officeDocument/2006/relationships/hyperlink" Target="https://doi.org/10.47604/ijfa.1565" TargetMode="External"/><Relationship Id="rId89" Type="http://schemas.openxmlformats.org/officeDocument/2006/relationships/hyperlink" Target="https://doi.org/10.1007/978-981-15-0978-0_21" TargetMode="External"/><Relationship Id="rId112" Type="http://schemas.openxmlformats.org/officeDocument/2006/relationships/hyperlink" Target="https://doi.org/10.1016/j.landusepol.2023.106676" TargetMode="External"/><Relationship Id="rId16" Type="http://schemas.openxmlformats.org/officeDocument/2006/relationships/image" Target="media/image4.png"/><Relationship Id="rId107" Type="http://schemas.openxmlformats.org/officeDocument/2006/relationships/hyperlink" Target="https://doi.org/10.13106/jafeb.2020.vol7.no3.253" TargetMode="External"/><Relationship Id="rId11" Type="http://schemas.openxmlformats.org/officeDocument/2006/relationships/hyperlink" Target="https://orcid.org/0000-0003-2652-7989" TargetMode="External"/><Relationship Id="rId32" Type="http://schemas.openxmlformats.org/officeDocument/2006/relationships/hyperlink" Target="https://doi.org/10.2478/eoik-2024-0016" TargetMode="External"/><Relationship Id="rId37" Type="http://schemas.openxmlformats.org/officeDocument/2006/relationships/hyperlink" Target="https://doi.org/10.54536/ajywe.v2i2.1302" TargetMode="External"/><Relationship Id="rId53" Type="http://schemas.openxmlformats.org/officeDocument/2006/relationships/hyperlink" Target="https://doi.org/10.1177/0958305X221137564" TargetMode="External"/><Relationship Id="rId58" Type="http://schemas.openxmlformats.org/officeDocument/2006/relationships/hyperlink" Target="https://doi.org/10.1016/j.worlddev.2020.105018" TargetMode="External"/><Relationship Id="rId74" Type="http://schemas.openxmlformats.org/officeDocument/2006/relationships/hyperlink" Target="https://doi.org/10.15544/mts.2019.32" TargetMode="External"/><Relationship Id="rId79" Type="http://schemas.openxmlformats.org/officeDocument/2006/relationships/hyperlink" Target="https://doi.org/10.1016/j.gfs.2025.100827" TargetMode="External"/><Relationship Id="rId102" Type="http://schemas.openxmlformats.org/officeDocument/2006/relationships/hyperlink" Target="https://doi.org/10.1016/j.jrurstud.2018.09.013" TargetMode="External"/><Relationship Id="rId123" Type="http://schemas.openxmlformats.org/officeDocument/2006/relationships/hyperlink" Target="https://doi.org/10.1093/ectj/utad016" TargetMode="External"/><Relationship Id="rId128" Type="http://schemas.openxmlformats.org/officeDocument/2006/relationships/hyperlink" Target="https://doi.org/10.1016/j.iref.2025.104028" TargetMode="External"/><Relationship Id="rId5" Type="http://schemas.openxmlformats.org/officeDocument/2006/relationships/webSettings" Target="webSettings.xml"/><Relationship Id="rId90" Type="http://schemas.openxmlformats.org/officeDocument/2006/relationships/hyperlink" Target="https://doi.org/10.1007/s12571-025-01553-5" TargetMode="External"/><Relationship Id="rId95" Type="http://schemas.openxmlformats.org/officeDocument/2006/relationships/hyperlink" Target="https://doi.org/10.1007/s43621-025-01150-8" TargetMode="External"/><Relationship Id="rId22" Type="http://schemas.openxmlformats.org/officeDocument/2006/relationships/image" Target="media/image7.png"/><Relationship Id="rId27" Type="http://schemas.openxmlformats.org/officeDocument/2006/relationships/hyperlink" Target="https://doi.org/10.51594/ijarss.v6i11.1694" TargetMode="External"/><Relationship Id="rId43" Type="http://schemas.openxmlformats.org/officeDocument/2006/relationships/hyperlink" Target="https://doi.org/10.1111/agec.12743" TargetMode="External"/><Relationship Id="rId48" Type="http://schemas.openxmlformats.org/officeDocument/2006/relationships/hyperlink" Target="https://doi.org/10.1016/j.gfs.2026.100904" TargetMode="External"/><Relationship Id="rId64" Type="http://schemas.openxmlformats.org/officeDocument/2006/relationships/hyperlink" Target="https://doi.org/10.1016/j.jrurstud.2025.103919" TargetMode="External"/><Relationship Id="rId69" Type="http://schemas.openxmlformats.org/officeDocument/2006/relationships/hyperlink" Target="https://doi.org/10.3991/ijoe.v19i04.37059" TargetMode="External"/><Relationship Id="rId113" Type="http://schemas.openxmlformats.org/officeDocument/2006/relationships/hyperlink" Target="https://doi.org/10.22616/ESRD.2021.55.040" TargetMode="External"/><Relationship Id="rId118" Type="http://schemas.openxmlformats.org/officeDocument/2006/relationships/hyperlink" Target="https://doi.org/10.3390/agriculture14101764" TargetMode="External"/><Relationship Id="rId80" Type="http://schemas.openxmlformats.org/officeDocument/2006/relationships/hyperlink" Target="https://doi.org/10.1016/j.frl.2024.106654" TargetMode="External"/><Relationship Id="rId85" Type="http://schemas.openxmlformats.org/officeDocument/2006/relationships/hyperlink" Target="https://doi.org/10.3390/admsci15090340" TargetMode="External"/><Relationship Id="rId12" Type="http://schemas.openxmlformats.org/officeDocument/2006/relationships/image" Target="media/image2.png"/><Relationship Id="rId17" Type="http://schemas.openxmlformats.org/officeDocument/2006/relationships/image" Target="../../../../PK/Downloads/scatter_log_credit_vs_log_women.png" TargetMode="External"/><Relationship Id="rId33" Type="http://schemas.openxmlformats.org/officeDocument/2006/relationships/hyperlink" Target="https://doi.org/10.1016/j.gfs.2021.100532" TargetMode="External"/><Relationship Id="rId38" Type="http://schemas.openxmlformats.org/officeDocument/2006/relationships/hyperlink" Target="https://doi.org/10.1111/1467-8489.70095" TargetMode="External"/><Relationship Id="rId59" Type="http://schemas.openxmlformats.org/officeDocument/2006/relationships/hyperlink" Target="https://doi.org/10.1007/978-981-10-4268-3_10" TargetMode="External"/><Relationship Id="rId103" Type="http://schemas.openxmlformats.org/officeDocument/2006/relationships/hyperlink" Target="https://doi.org/10.37433/aad.v7i2.701" TargetMode="External"/><Relationship Id="rId108" Type="http://schemas.openxmlformats.org/officeDocument/2006/relationships/hyperlink" Target="https://doi.org/10.1016/j.frl.2026.109578" TargetMode="External"/><Relationship Id="rId124" Type="http://schemas.openxmlformats.org/officeDocument/2006/relationships/hyperlink" Target="https://doi.org/10.1007/s00181-025-02807-z" TargetMode="External"/><Relationship Id="rId129" Type="http://schemas.openxmlformats.org/officeDocument/2006/relationships/hyperlink" Target="https://doi.org/10.1016/j.frl.2025.108645" TargetMode="External"/><Relationship Id="rId54" Type="http://schemas.openxmlformats.org/officeDocument/2006/relationships/hyperlink" Target="https://doi.org/10.1038/s44264-025-00061-5" TargetMode="External"/><Relationship Id="rId70" Type="http://schemas.openxmlformats.org/officeDocument/2006/relationships/hyperlink" Target="https://doi.org/10.1186/s40066-023-00437-1" TargetMode="External"/><Relationship Id="rId75" Type="http://schemas.openxmlformats.org/officeDocument/2006/relationships/hyperlink" Target="https://doi.org/10.1016/j.aglobe.2025.100115" TargetMode="External"/><Relationship Id="rId91" Type="http://schemas.openxmlformats.org/officeDocument/2006/relationships/hyperlink" Target="https://doi.org/10.3389/fsufs.2020.579154" TargetMode="External"/><Relationship Id="rId96" Type="http://schemas.openxmlformats.org/officeDocument/2006/relationships/hyperlink" Target="https://doi.org/10.1080/14735903.2025.2505387" TargetMode="External"/><Relationship Id="rId1" Type="http://schemas.openxmlformats.org/officeDocument/2006/relationships/customXml" Target="../customXml/item1.xml"/><Relationship Id="rId6" Type="http://schemas.openxmlformats.org/officeDocument/2006/relationships/comments" Target="comments.xml"/><Relationship Id="rId23" Type="http://schemas.openxmlformats.org/officeDocument/2006/relationships/image" Target="../../../../PK/Downloads/rf_pdp_credit.png" TargetMode="External"/><Relationship Id="rId28" Type="http://schemas.openxmlformats.org/officeDocument/2006/relationships/hyperlink" Target="https://doi.org/10.1016/j.cosust.2018.07.002" TargetMode="External"/><Relationship Id="rId49" Type="http://schemas.openxmlformats.org/officeDocument/2006/relationships/hyperlink" Target="https://doi.org/10.2478/euco-2025-0001" TargetMode="External"/><Relationship Id="rId114" Type="http://schemas.openxmlformats.org/officeDocument/2006/relationships/hyperlink" Target="https://doi.org/10.61432/CPNE0101075s" TargetMode="External"/><Relationship Id="rId119" Type="http://schemas.openxmlformats.org/officeDocument/2006/relationships/hyperlink" Target="https://doi.org/10.7161/omuanajas.978056" TargetMode="External"/><Relationship Id="rId44" Type="http://schemas.openxmlformats.org/officeDocument/2006/relationships/hyperlink" Target="https://doi.org/10.1016/j.ssaho.2025.101456" TargetMode="External"/><Relationship Id="rId60" Type="http://schemas.openxmlformats.org/officeDocument/2006/relationships/hyperlink" Target="https://doi.org/10.1038/s43016-023-00831-9" TargetMode="External"/><Relationship Id="rId65" Type="http://schemas.openxmlformats.org/officeDocument/2006/relationships/hyperlink" Target="https://doi.org/10.1016/j.cosust.2024.101415" TargetMode="External"/><Relationship Id="rId81" Type="http://schemas.openxmlformats.org/officeDocument/2006/relationships/hyperlink" Target="https://doi.org/10.1371/journal.pone.0263771" TargetMode="External"/><Relationship Id="rId86" Type="http://schemas.openxmlformats.org/officeDocument/2006/relationships/hyperlink" Target="https://doi.org/10.1016/j.agsy.2017.10.009" TargetMode="External"/><Relationship Id="rId130" Type="http://schemas.openxmlformats.org/officeDocument/2006/relationships/fontTable" Target="fontTable.xml"/><Relationship Id="rId13" Type="http://schemas.openxmlformats.org/officeDocument/2006/relationships/image" Target="../../../../PK/Downloads/avg_women_farms_over_time%20(2).png" TargetMode="External"/><Relationship Id="rId18" Type="http://schemas.openxmlformats.org/officeDocument/2006/relationships/image" Target="media/image5.png"/><Relationship Id="rId39" Type="http://schemas.openxmlformats.org/officeDocument/2006/relationships/hyperlink" Target="https://doi.org/10.1108/JEC-01-2025-0010" TargetMode="External"/><Relationship Id="rId109" Type="http://schemas.openxmlformats.org/officeDocument/2006/relationships/hyperlink" Target="https://doi.org/10.1016/j.frl.2026.109478" TargetMode="External"/><Relationship Id="rId34" Type="http://schemas.openxmlformats.org/officeDocument/2006/relationships/hyperlink" Target="https://doi.org/10.1186/s40066-023-00445-1" TargetMode="External"/><Relationship Id="rId50" Type="http://schemas.openxmlformats.org/officeDocument/2006/relationships/hyperlink" Target="https://doi.org/10.5897/JAERD2021.1287" TargetMode="External"/><Relationship Id="rId55" Type="http://schemas.openxmlformats.org/officeDocument/2006/relationships/hyperlink" Target="https://doi.org/10.5897/jaerd2018.0985" TargetMode="External"/><Relationship Id="rId76" Type="http://schemas.openxmlformats.org/officeDocument/2006/relationships/hyperlink" Target="https://doi.org/10.1111%2Fagec.12789" TargetMode="External"/><Relationship Id="rId97" Type="http://schemas.openxmlformats.org/officeDocument/2006/relationships/hyperlink" Target="https://doi.org/10.1787/75b52972-en" TargetMode="External"/><Relationship Id="rId104" Type="http://schemas.openxmlformats.org/officeDocument/2006/relationships/hyperlink" Target="https://doi.org/10.1016/j.cosust.2019.08.006" TargetMode="External"/><Relationship Id="rId120" Type="http://schemas.openxmlformats.org/officeDocument/2006/relationships/hyperlink" Target="https://doi.org/10.3389/fsufs.2025.1613678" TargetMode="External"/><Relationship Id="rId125" Type="http://schemas.openxmlformats.org/officeDocument/2006/relationships/hyperlink" Target="https://doi.org/10.3390/agriculture12010060" TargetMode="External"/><Relationship Id="rId7" Type="http://schemas.microsoft.com/office/2011/relationships/commentsExtended" Target="commentsExtended.xml"/><Relationship Id="rId71" Type="http://schemas.openxmlformats.org/officeDocument/2006/relationships/hyperlink" Target="https://doi.org/10.1016/j.gfs.2025.100836" TargetMode="External"/><Relationship Id="rId92" Type="http://schemas.openxmlformats.org/officeDocument/2006/relationships/hyperlink" Target="https://doi.org/10.1016/j.wdp.2025.100673" TargetMode="External"/><Relationship Id="rId2" Type="http://schemas.openxmlformats.org/officeDocument/2006/relationships/numbering" Target="numbering.xml"/><Relationship Id="rId29" Type="http://schemas.openxmlformats.org/officeDocument/2006/relationships/hyperlink" Target="https://hdl.handle.net/10568/180841" TargetMode="External"/><Relationship Id="rId24" Type="http://schemas.openxmlformats.org/officeDocument/2006/relationships/image" Target="media/image8.png"/><Relationship Id="rId40" Type="http://schemas.openxmlformats.org/officeDocument/2006/relationships/hyperlink" Target="https://doi.org/10.47703/ejebs.v69i2.492" TargetMode="External"/><Relationship Id="rId45" Type="http://schemas.openxmlformats.org/officeDocument/2006/relationships/hyperlink" Target="https://doi.org/10.47604/ija.1980" TargetMode="External"/><Relationship Id="rId66" Type="http://schemas.openxmlformats.org/officeDocument/2006/relationships/hyperlink" Target="https://doi.org/10.1016/j.jafr.2024.101425" TargetMode="External"/><Relationship Id="rId87" Type="http://schemas.openxmlformats.org/officeDocument/2006/relationships/hyperlink" Target="https://doi.org/10.32417/1997-4868-2021-206-03-81-91" TargetMode="External"/><Relationship Id="rId110" Type="http://schemas.openxmlformats.org/officeDocument/2006/relationships/hyperlink" Target="https://doi.org/10.1016/j.jbusvent.2025.106525" TargetMode="External"/><Relationship Id="rId115" Type="http://schemas.openxmlformats.org/officeDocument/2006/relationships/hyperlink" Target="https://doi.org/10.1016/j.crsust.2024.100268" TargetMode="External"/><Relationship Id="rId131" Type="http://schemas.openxmlformats.org/officeDocument/2006/relationships/theme" Target="theme/theme1.xml"/><Relationship Id="rId61" Type="http://schemas.openxmlformats.org/officeDocument/2006/relationships/hyperlink" Target="https://doi.org/10.1111/1467-8489.70025" TargetMode="External"/><Relationship Id="rId82" Type="http://schemas.openxmlformats.org/officeDocument/2006/relationships/hyperlink" Target="https://doi.org/10.1002%2Fjid.3834" TargetMode="External"/><Relationship Id="rId19" Type="http://schemas.openxmlformats.org/officeDocument/2006/relationships/image" Target="../../../../PK/Downloads/coef_plot%20(1).png" TargetMode="External"/><Relationship Id="rId14" Type="http://schemas.openxmlformats.org/officeDocument/2006/relationships/image" Target="media/image3.png"/><Relationship Id="rId30" Type="http://schemas.openxmlformats.org/officeDocument/2006/relationships/hyperlink" Target="https://doi.org/10.1016/j.envdev.2025.101308" TargetMode="External"/><Relationship Id="rId35" Type="http://schemas.openxmlformats.org/officeDocument/2006/relationships/hyperlink" Target="https://doi.org/10.5897/AJAR2021.15624" TargetMode="External"/><Relationship Id="rId56" Type="http://schemas.openxmlformats.org/officeDocument/2006/relationships/hyperlink" Target="https://doi.org/10.1016/j.crm.2023.100482" TargetMode="External"/><Relationship Id="rId77" Type="http://schemas.openxmlformats.org/officeDocument/2006/relationships/hyperlink" Target="http://dx.doi.org/10.2139/ssrn.4516518." TargetMode="External"/><Relationship Id="rId100" Type="http://schemas.openxmlformats.org/officeDocument/2006/relationships/hyperlink" Target="https://doi.org/10.1016/j.gfs.2025.100892" TargetMode="External"/><Relationship Id="rId105" Type="http://schemas.openxmlformats.org/officeDocument/2006/relationships/hyperlink" Target="https://doi.org/10.2499/9780896293649_06" TargetMode="External"/><Relationship Id="rId126" Type="http://schemas.openxmlformats.org/officeDocument/2006/relationships/hyperlink" Target="https://doi.org/10.3389/fsufs.2026.1759680" TargetMode="External"/><Relationship Id="rId8" Type="http://schemas.microsoft.com/office/2016/09/relationships/commentsIds" Target="commentsIds.xml"/><Relationship Id="rId51" Type="http://schemas.openxmlformats.org/officeDocument/2006/relationships/hyperlink" Target="https://doi.org/10.3390/agriculture15181933" TargetMode="External"/><Relationship Id="rId72" Type="http://schemas.openxmlformats.org/officeDocument/2006/relationships/hyperlink" Target="https://doi.org/10.55643/fcaptp.5.52.2023.4169" TargetMode="External"/><Relationship Id="rId93" Type="http://schemas.openxmlformats.org/officeDocument/2006/relationships/hyperlink" Target="https://doi.org/10.1186/s40066-024-00492-2" TargetMode="External"/><Relationship Id="rId98" Type="http://schemas.openxmlformats.org/officeDocument/2006/relationships/hyperlink" Target="https://doi.org/10.54660/GMPJ.2024.1.3.26-46" TargetMode="External"/><Relationship Id="rId121" Type="http://schemas.openxmlformats.org/officeDocument/2006/relationships/hyperlink" Target="https://doi.org/10.1057/s41599-025-05491-7" TargetMode="External"/><Relationship Id="rId3" Type="http://schemas.openxmlformats.org/officeDocument/2006/relationships/styles" Target="styles.xml"/><Relationship Id="rId25" Type="http://schemas.openxmlformats.org/officeDocument/2006/relationships/image" Target="../../../../PK/Downloads/rf_pdp_land%20(1).png" TargetMode="External"/><Relationship Id="rId46" Type="http://schemas.openxmlformats.org/officeDocument/2006/relationships/hyperlink" Target="https://doi.org/10.1016/j.eap.2026.01.029" TargetMode="External"/><Relationship Id="rId67" Type="http://schemas.openxmlformats.org/officeDocument/2006/relationships/hyperlink" Target="https://doi.org/10.1007/978-3-031-68803-4_7" TargetMode="External"/><Relationship Id="rId116" Type="http://schemas.openxmlformats.org/officeDocument/2006/relationships/hyperlink" Target="https://doi.org/10.1108/IJSSP-09-2023-0228" TargetMode="External"/><Relationship Id="rId20" Type="http://schemas.openxmlformats.org/officeDocument/2006/relationships/image" Target="media/image6.png"/><Relationship Id="rId41" Type="http://schemas.openxmlformats.org/officeDocument/2006/relationships/hyperlink" Target="https://hdl.handle.net/10419/301249" TargetMode="External"/><Relationship Id="rId62" Type="http://schemas.openxmlformats.org/officeDocument/2006/relationships/hyperlink" Target="https://doi.org/10.3389/fsufs.2026.1696056" TargetMode="External"/><Relationship Id="rId83" Type="http://schemas.openxmlformats.org/officeDocument/2006/relationships/hyperlink" Target="https://doi.org/10.5897/JAERD2015.0727" TargetMode="External"/><Relationship Id="rId88" Type="http://schemas.openxmlformats.org/officeDocument/2006/relationships/hyperlink" Target="https://doi.org/10.1371/journal.pone.0255589" TargetMode="External"/><Relationship Id="rId111" Type="http://schemas.openxmlformats.org/officeDocument/2006/relationships/hyperlink" Target="https://doi.org/10.1108/JSBED-03-2025-0204" TargetMode="External"/><Relationship Id="rId15" Type="http://schemas.openxmlformats.org/officeDocument/2006/relationships/image" Target="../../../../PK/Downloads/avg_credit_total_over_time.png" TargetMode="External"/><Relationship Id="rId36" Type="http://schemas.openxmlformats.org/officeDocument/2006/relationships/hyperlink" Target="https://doi.org/10.1016/j.jrurstud.2022.10.007" TargetMode="External"/><Relationship Id="rId57" Type="http://schemas.openxmlformats.org/officeDocument/2006/relationships/hyperlink" Target="https://doi.org/10.1016/j.landusepol.2023.106676" TargetMode="External"/><Relationship Id="rId106" Type="http://schemas.openxmlformats.org/officeDocument/2006/relationships/hyperlink" Target="https://doi.org/10.58496/BJML/2024/007." TargetMode="External"/><Relationship Id="rId127" Type="http://schemas.openxmlformats.org/officeDocument/2006/relationships/hyperlink" Target="https://doi.org/10.1016/j.frl.2025.108478" TargetMode="External"/><Relationship Id="rId10" Type="http://schemas.openxmlformats.org/officeDocument/2006/relationships/image" Target="media/image1.png"/><Relationship Id="rId31" Type="http://schemas.openxmlformats.org/officeDocument/2006/relationships/hyperlink" Target="https://doi.org/10.1016/j.ssaho.2024.101028" TargetMode="External"/><Relationship Id="rId52" Type="http://schemas.openxmlformats.org/officeDocument/2006/relationships/hyperlink" Target="https://doi.org/10.1146/annurev-resource-112923-094322" TargetMode="External"/><Relationship Id="rId73" Type="http://schemas.openxmlformats.org/officeDocument/2006/relationships/hyperlink" Target="https://doi.org/10.3390/su17177574" TargetMode="External"/><Relationship Id="rId78" Type="http://schemas.openxmlformats.org/officeDocument/2006/relationships/hyperlink" Target="https://doi.org/10.1016/j.frl.2024.106704" TargetMode="External"/><Relationship Id="rId94" Type="http://schemas.openxmlformats.org/officeDocument/2006/relationships/hyperlink" Target="https://doi.org/10.3389/fsufs.2023.1083660" TargetMode="External"/><Relationship Id="rId99" Type="http://schemas.openxmlformats.org/officeDocument/2006/relationships/hyperlink" Target="https://doi.org/10.1016/j.agwat.2024.109276" TargetMode="External"/><Relationship Id="rId101" Type="http://schemas.openxmlformats.org/officeDocument/2006/relationships/hyperlink" Target="https://doi.org/10.1016/j.gfs.2023.100707" TargetMode="External"/><Relationship Id="rId122" Type="http://schemas.openxmlformats.org/officeDocument/2006/relationships/hyperlink" Target="https://doi.org/10.4018/979-8-3693-9178-5.ch001" TargetMode="External"/><Relationship Id="rId4" Type="http://schemas.openxmlformats.org/officeDocument/2006/relationships/settings" Target="settings.xml"/><Relationship Id="rId9" Type="http://schemas.openxmlformats.org/officeDocument/2006/relationships/hyperlink" Target="https://orcid.org/0009-0009-0438-3153" TargetMode="External"/><Relationship Id="rId26" Type="http://schemas.openxmlformats.org/officeDocument/2006/relationships/hyperlink" Target="https://stat.gov.kz/ru/sustainable-development-goals/goal/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C7301-2429-41BF-B114-48F683B43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16414</Words>
  <Characters>93565</Characters>
  <Application>Microsoft Office Word</Application>
  <DocSecurity>4</DocSecurity>
  <Lines>779</Lines>
  <Paragraphs>219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109760</CharactersWithSpaces>
  <SharedDoc>false</SharedDoc>
  <HLinks>
    <vt:vector size="648" baseType="variant">
      <vt:variant>
        <vt:i4>5767188</vt:i4>
      </vt:variant>
      <vt:variant>
        <vt:i4>339</vt:i4>
      </vt:variant>
      <vt:variant>
        <vt:i4>0</vt:i4>
      </vt:variant>
      <vt:variant>
        <vt:i4>5</vt:i4>
      </vt:variant>
      <vt:variant>
        <vt:lpwstr>https://doi.org/10.1016/j.frl.2025.108645</vt:lpwstr>
      </vt:variant>
      <vt:variant>
        <vt:lpwstr/>
      </vt:variant>
      <vt:variant>
        <vt:i4>4063270</vt:i4>
      </vt:variant>
      <vt:variant>
        <vt:i4>336</vt:i4>
      </vt:variant>
      <vt:variant>
        <vt:i4>0</vt:i4>
      </vt:variant>
      <vt:variant>
        <vt:i4>5</vt:i4>
      </vt:variant>
      <vt:variant>
        <vt:lpwstr>https://doi.org/10.1016/j.iref.2025.104028</vt:lpwstr>
      </vt:variant>
      <vt:variant>
        <vt:lpwstr/>
      </vt:variant>
      <vt:variant>
        <vt:i4>5963798</vt:i4>
      </vt:variant>
      <vt:variant>
        <vt:i4>333</vt:i4>
      </vt:variant>
      <vt:variant>
        <vt:i4>0</vt:i4>
      </vt:variant>
      <vt:variant>
        <vt:i4>5</vt:i4>
      </vt:variant>
      <vt:variant>
        <vt:lpwstr>https://doi.org/10.1016/j.frl.2025.108478</vt:lpwstr>
      </vt:variant>
      <vt:variant>
        <vt:lpwstr/>
      </vt:variant>
      <vt:variant>
        <vt:i4>2490408</vt:i4>
      </vt:variant>
      <vt:variant>
        <vt:i4>330</vt:i4>
      </vt:variant>
      <vt:variant>
        <vt:i4>0</vt:i4>
      </vt:variant>
      <vt:variant>
        <vt:i4>5</vt:i4>
      </vt:variant>
      <vt:variant>
        <vt:lpwstr>https://doi.org/10.3389/fsufs.2026.1759680</vt:lpwstr>
      </vt:variant>
      <vt:variant>
        <vt:lpwstr/>
      </vt:variant>
      <vt:variant>
        <vt:i4>6422630</vt:i4>
      </vt:variant>
      <vt:variant>
        <vt:i4>327</vt:i4>
      </vt:variant>
      <vt:variant>
        <vt:i4>0</vt:i4>
      </vt:variant>
      <vt:variant>
        <vt:i4>5</vt:i4>
      </vt:variant>
      <vt:variant>
        <vt:lpwstr>https://doi.org/10.3390/agriculture12010060</vt:lpwstr>
      </vt:variant>
      <vt:variant>
        <vt:lpwstr/>
      </vt:variant>
      <vt:variant>
        <vt:i4>6488123</vt:i4>
      </vt:variant>
      <vt:variant>
        <vt:i4>324</vt:i4>
      </vt:variant>
      <vt:variant>
        <vt:i4>0</vt:i4>
      </vt:variant>
      <vt:variant>
        <vt:i4>5</vt:i4>
      </vt:variant>
      <vt:variant>
        <vt:lpwstr>https://doi.org/10.1007/s00181-025-02807-z</vt:lpwstr>
      </vt:variant>
      <vt:variant>
        <vt:lpwstr/>
      </vt:variant>
      <vt:variant>
        <vt:i4>65606</vt:i4>
      </vt:variant>
      <vt:variant>
        <vt:i4>321</vt:i4>
      </vt:variant>
      <vt:variant>
        <vt:i4>0</vt:i4>
      </vt:variant>
      <vt:variant>
        <vt:i4>5</vt:i4>
      </vt:variant>
      <vt:variant>
        <vt:lpwstr>https://doi.org/10.1093/ectj/utad016</vt:lpwstr>
      </vt:variant>
      <vt:variant>
        <vt:lpwstr/>
      </vt:variant>
      <vt:variant>
        <vt:i4>7340066</vt:i4>
      </vt:variant>
      <vt:variant>
        <vt:i4>318</vt:i4>
      </vt:variant>
      <vt:variant>
        <vt:i4>0</vt:i4>
      </vt:variant>
      <vt:variant>
        <vt:i4>5</vt:i4>
      </vt:variant>
      <vt:variant>
        <vt:lpwstr>https://doi.org/10.4018/979-8-3693-9178-5.ch001</vt:lpwstr>
      </vt:variant>
      <vt:variant>
        <vt:lpwstr/>
      </vt:variant>
      <vt:variant>
        <vt:i4>2687029</vt:i4>
      </vt:variant>
      <vt:variant>
        <vt:i4>315</vt:i4>
      </vt:variant>
      <vt:variant>
        <vt:i4>0</vt:i4>
      </vt:variant>
      <vt:variant>
        <vt:i4>5</vt:i4>
      </vt:variant>
      <vt:variant>
        <vt:lpwstr>https://doi.org/10.1057/s41599-025-05491-7</vt:lpwstr>
      </vt:variant>
      <vt:variant>
        <vt:lpwstr/>
      </vt:variant>
      <vt:variant>
        <vt:i4>2687020</vt:i4>
      </vt:variant>
      <vt:variant>
        <vt:i4>312</vt:i4>
      </vt:variant>
      <vt:variant>
        <vt:i4>0</vt:i4>
      </vt:variant>
      <vt:variant>
        <vt:i4>5</vt:i4>
      </vt:variant>
      <vt:variant>
        <vt:lpwstr>https://doi.org/10.3389/fsufs.2025.1613678</vt:lpwstr>
      </vt:variant>
      <vt:variant>
        <vt:lpwstr/>
      </vt:variant>
      <vt:variant>
        <vt:i4>3</vt:i4>
      </vt:variant>
      <vt:variant>
        <vt:i4>309</vt:i4>
      </vt:variant>
      <vt:variant>
        <vt:i4>0</vt:i4>
      </vt:variant>
      <vt:variant>
        <vt:i4>5</vt:i4>
      </vt:variant>
      <vt:variant>
        <vt:lpwstr>https://doi.org/10.7161/omuanajas.978056</vt:lpwstr>
      </vt:variant>
      <vt:variant>
        <vt:lpwstr/>
      </vt:variant>
      <vt:variant>
        <vt:i4>6422630</vt:i4>
      </vt:variant>
      <vt:variant>
        <vt:i4>306</vt:i4>
      </vt:variant>
      <vt:variant>
        <vt:i4>0</vt:i4>
      </vt:variant>
      <vt:variant>
        <vt:i4>5</vt:i4>
      </vt:variant>
      <vt:variant>
        <vt:lpwstr>https://doi.org/10.3390/agriculture14101764</vt:lpwstr>
      </vt:variant>
      <vt:variant>
        <vt:lpwstr/>
      </vt:variant>
      <vt:variant>
        <vt:i4>3735589</vt:i4>
      </vt:variant>
      <vt:variant>
        <vt:i4>302</vt:i4>
      </vt:variant>
      <vt:variant>
        <vt:i4>0</vt:i4>
      </vt:variant>
      <vt:variant>
        <vt:i4>5</vt:i4>
      </vt:variant>
      <vt:variant>
        <vt:lpwstr>https://doi.org/10.1108/IJSSP-09-2023-0228</vt:lpwstr>
      </vt:variant>
      <vt:variant>
        <vt:lpwstr/>
      </vt:variant>
      <vt:variant>
        <vt:i4>3735589</vt:i4>
      </vt:variant>
      <vt:variant>
        <vt:i4>300</vt:i4>
      </vt:variant>
      <vt:variant>
        <vt:i4>0</vt:i4>
      </vt:variant>
      <vt:variant>
        <vt:i4>5</vt:i4>
      </vt:variant>
      <vt:variant>
        <vt:lpwstr>https://doi.org/10.1108/IJSSP-09-2023-0228</vt:lpwstr>
      </vt:variant>
      <vt:variant>
        <vt:lpwstr/>
      </vt:variant>
      <vt:variant>
        <vt:i4>5963848</vt:i4>
      </vt:variant>
      <vt:variant>
        <vt:i4>297</vt:i4>
      </vt:variant>
      <vt:variant>
        <vt:i4>0</vt:i4>
      </vt:variant>
      <vt:variant>
        <vt:i4>5</vt:i4>
      </vt:variant>
      <vt:variant>
        <vt:lpwstr>https://doi.org/10.1016/j.crsust.2024.100268</vt:lpwstr>
      </vt:variant>
      <vt:variant>
        <vt:lpwstr/>
      </vt:variant>
      <vt:variant>
        <vt:i4>327765</vt:i4>
      </vt:variant>
      <vt:variant>
        <vt:i4>294</vt:i4>
      </vt:variant>
      <vt:variant>
        <vt:i4>0</vt:i4>
      </vt:variant>
      <vt:variant>
        <vt:i4>5</vt:i4>
      </vt:variant>
      <vt:variant>
        <vt:lpwstr>https://doi.org/10.61432/CPNE0101075s</vt:lpwstr>
      </vt:variant>
      <vt:variant>
        <vt:lpwstr/>
      </vt:variant>
      <vt:variant>
        <vt:i4>1572938</vt:i4>
      </vt:variant>
      <vt:variant>
        <vt:i4>291</vt:i4>
      </vt:variant>
      <vt:variant>
        <vt:i4>0</vt:i4>
      </vt:variant>
      <vt:variant>
        <vt:i4>5</vt:i4>
      </vt:variant>
      <vt:variant>
        <vt:lpwstr>https://doi.org/10.22616/ESRD.2021.55.040</vt:lpwstr>
      </vt:variant>
      <vt:variant>
        <vt:lpwstr/>
      </vt:variant>
      <vt:variant>
        <vt:i4>4718678</vt:i4>
      </vt:variant>
      <vt:variant>
        <vt:i4>288</vt:i4>
      </vt:variant>
      <vt:variant>
        <vt:i4>0</vt:i4>
      </vt:variant>
      <vt:variant>
        <vt:i4>5</vt:i4>
      </vt:variant>
      <vt:variant>
        <vt:lpwstr>https://doi.org/10.1016/j.landusepol.2023.106676</vt:lpwstr>
      </vt:variant>
      <vt:variant>
        <vt:lpwstr/>
      </vt:variant>
      <vt:variant>
        <vt:i4>3145767</vt:i4>
      </vt:variant>
      <vt:variant>
        <vt:i4>285</vt:i4>
      </vt:variant>
      <vt:variant>
        <vt:i4>0</vt:i4>
      </vt:variant>
      <vt:variant>
        <vt:i4>5</vt:i4>
      </vt:variant>
      <vt:variant>
        <vt:lpwstr>https://doi.org/10.1108/JSBED-03-2025-0204</vt:lpwstr>
      </vt:variant>
      <vt:variant>
        <vt:lpwstr/>
      </vt:variant>
      <vt:variant>
        <vt:i4>2228271</vt:i4>
      </vt:variant>
      <vt:variant>
        <vt:i4>282</vt:i4>
      </vt:variant>
      <vt:variant>
        <vt:i4>0</vt:i4>
      </vt:variant>
      <vt:variant>
        <vt:i4>5</vt:i4>
      </vt:variant>
      <vt:variant>
        <vt:lpwstr>https://doi.org/10.1016/j.jbusvent.2025.106525</vt:lpwstr>
      </vt:variant>
      <vt:variant>
        <vt:lpwstr/>
      </vt:variant>
      <vt:variant>
        <vt:i4>5832726</vt:i4>
      </vt:variant>
      <vt:variant>
        <vt:i4>279</vt:i4>
      </vt:variant>
      <vt:variant>
        <vt:i4>0</vt:i4>
      </vt:variant>
      <vt:variant>
        <vt:i4>5</vt:i4>
      </vt:variant>
      <vt:variant>
        <vt:lpwstr>https://doi.org/10.1016/j.frl.2026.109478</vt:lpwstr>
      </vt:variant>
      <vt:variant>
        <vt:lpwstr/>
      </vt:variant>
      <vt:variant>
        <vt:i4>5832727</vt:i4>
      </vt:variant>
      <vt:variant>
        <vt:i4>276</vt:i4>
      </vt:variant>
      <vt:variant>
        <vt:i4>0</vt:i4>
      </vt:variant>
      <vt:variant>
        <vt:i4>5</vt:i4>
      </vt:variant>
      <vt:variant>
        <vt:lpwstr>https://doi.org/10.1016/j.frl.2026.109578</vt:lpwstr>
      </vt:variant>
      <vt:variant>
        <vt:lpwstr/>
      </vt:variant>
      <vt:variant>
        <vt:i4>5177372</vt:i4>
      </vt:variant>
      <vt:variant>
        <vt:i4>273</vt:i4>
      </vt:variant>
      <vt:variant>
        <vt:i4>0</vt:i4>
      </vt:variant>
      <vt:variant>
        <vt:i4>5</vt:i4>
      </vt:variant>
      <vt:variant>
        <vt:lpwstr>https://doi.org/10.13106/jafeb.2020.vol7.no3.253</vt:lpwstr>
      </vt:variant>
      <vt:variant>
        <vt:lpwstr/>
      </vt:variant>
      <vt:variant>
        <vt:i4>2687085</vt:i4>
      </vt:variant>
      <vt:variant>
        <vt:i4>270</vt:i4>
      </vt:variant>
      <vt:variant>
        <vt:i4>0</vt:i4>
      </vt:variant>
      <vt:variant>
        <vt:i4>5</vt:i4>
      </vt:variant>
      <vt:variant>
        <vt:lpwstr>https://doi.org/10.58496/BJML/2024/007.</vt:lpwstr>
      </vt:variant>
      <vt:variant>
        <vt:lpwstr/>
      </vt:variant>
      <vt:variant>
        <vt:i4>8061022</vt:i4>
      </vt:variant>
      <vt:variant>
        <vt:i4>267</vt:i4>
      </vt:variant>
      <vt:variant>
        <vt:i4>0</vt:i4>
      </vt:variant>
      <vt:variant>
        <vt:i4>5</vt:i4>
      </vt:variant>
      <vt:variant>
        <vt:lpwstr>https://doi.org/10.2499/9780896293649_06</vt:lpwstr>
      </vt:variant>
      <vt:variant>
        <vt:lpwstr/>
      </vt:variant>
      <vt:variant>
        <vt:i4>4259932</vt:i4>
      </vt:variant>
      <vt:variant>
        <vt:i4>264</vt:i4>
      </vt:variant>
      <vt:variant>
        <vt:i4>0</vt:i4>
      </vt:variant>
      <vt:variant>
        <vt:i4>5</vt:i4>
      </vt:variant>
      <vt:variant>
        <vt:lpwstr>https://doi.org/10.1016/j.cosust.2019.08.006</vt:lpwstr>
      </vt:variant>
      <vt:variant>
        <vt:lpwstr/>
      </vt:variant>
      <vt:variant>
        <vt:i4>851980</vt:i4>
      </vt:variant>
      <vt:variant>
        <vt:i4>261</vt:i4>
      </vt:variant>
      <vt:variant>
        <vt:i4>0</vt:i4>
      </vt:variant>
      <vt:variant>
        <vt:i4>5</vt:i4>
      </vt:variant>
      <vt:variant>
        <vt:lpwstr>https://doi.org/10.37433/aad.v7i2.701</vt:lpwstr>
      </vt:variant>
      <vt:variant>
        <vt:lpwstr/>
      </vt:variant>
      <vt:variant>
        <vt:i4>3866662</vt:i4>
      </vt:variant>
      <vt:variant>
        <vt:i4>258</vt:i4>
      </vt:variant>
      <vt:variant>
        <vt:i4>0</vt:i4>
      </vt:variant>
      <vt:variant>
        <vt:i4>5</vt:i4>
      </vt:variant>
      <vt:variant>
        <vt:lpwstr>https://doi.org/10.1016/j.jrurstud.2018.09.013</vt:lpwstr>
      </vt:variant>
      <vt:variant>
        <vt:lpwstr/>
      </vt:variant>
      <vt:variant>
        <vt:i4>4587531</vt:i4>
      </vt:variant>
      <vt:variant>
        <vt:i4>255</vt:i4>
      </vt:variant>
      <vt:variant>
        <vt:i4>0</vt:i4>
      </vt:variant>
      <vt:variant>
        <vt:i4>5</vt:i4>
      </vt:variant>
      <vt:variant>
        <vt:lpwstr>https://doi.org/10.1016/j.gfs.2023.100707</vt:lpwstr>
      </vt:variant>
      <vt:variant>
        <vt:lpwstr/>
      </vt:variant>
      <vt:variant>
        <vt:i4>4784132</vt:i4>
      </vt:variant>
      <vt:variant>
        <vt:i4>252</vt:i4>
      </vt:variant>
      <vt:variant>
        <vt:i4>0</vt:i4>
      </vt:variant>
      <vt:variant>
        <vt:i4>5</vt:i4>
      </vt:variant>
      <vt:variant>
        <vt:lpwstr>https://doi.org/10.1016/j.gfs.2025.100892</vt:lpwstr>
      </vt:variant>
      <vt:variant>
        <vt:lpwstr/>
      </vt:variant>
      <vt:variant>
        <vt:i4>3080312</vt:i4>
      </vt:variant>
      <vt:variant>
        <vt:i4>249</vt:i4>
      </vt:variant>
      <vt:variant>
        <vt:i4>0</vt:i4>
      </vt:variant>
      <vt:variant>
        <vt:i4>5</vt:i4>
      </vt:variant>
      <vt:variant>
        <vt:lpwstr>https://doi.org/10.1016/j.agwat.2024.109276</vt:lpwstr>
      </vt:variant>
      <vt:variant>
        <vt:lpwstr/>
      </vt:variant>
      <vt:variant>
        <vt:i4>1572956</vt:i4>
      </vt:variant>
      <vt:variant>
        <vt:i4>246</vt:i4>
      </vt:variant>
      <vt:variant>
        <vt:i4>0</vt:i4>
      </vt:variant>
      <vt:variant>
        <vt:i4>5</vt:i4>
      </vt:variant>
      <vt:variant>
        <vt:lpwstr>https://doi.org/10.54660/GMPJ.2024.1.3.26-46</vt:lpwstr>
      </vt:variant>
      <vt:variant>
        <vt:lpwstr/>
      </vt:variant>
      <vt:variant>
        <vt:i4>7667751</vt:i4>
      </vt:variant>
      <vt:variant>
        <vt:i4>243</vt:i4>
      </vt:variant>
      <vt:variant>
        <vt:i4>0</vt:i4>
      </vt:variant>
      <vt:variant>
        <vt:i4>5</vt:i4>
      </vt:variant>
      <vt:variant>
        <vt:lpwstr>https://doi.org/10.1787/75b52972-en</vt:lpwstr>
      </vt:variant>
      <vt:variant>
        <vt:lpwstr/>
      </vt:variant>
      <vt:variant>
        <vt:i4>67</vt:i4>
      </vt:variant>
      <vt:variant>
        <vt:i4>240</vt:i4>
      </vt:variant>
      <vt:variant>
        <vt:i4>0</vt:i4>
      </vt:variant>
      <vt:variant>
        <vt:i4>5</vt:i4>
      </vt:variant>
      <vt:variant>
        <vt:lpwstr>https://doi.org/10.1080/14735903.2025.2505387</vt:lpwstr>
      </vt:variant>
      <vt:variant>
        <vt:lpwstr/>
      </vt:variant>
      <vt:variant>
        <vt:i4>2883636</vt:i4>
      </vt:variant>
      <vt:variant>
        <vt:i4>237</vt:i4>
      </vt:variant>
      <vt:variant>
        <vt:i4>0</vt:i4>
      </vt:variant>
      <vt:variant>
        <vt:i4>5</vt:i4>
      </vt:variant>
      <vt:variant>
        <vt:lpwstr>https://doi.org/10.1007/s43621-025-01150-8</vt:lpwstr>
      </vt:variant>
      <vt:variant>
        <vt:lpwstr/>
      </vt:variant>
      <vt:variant>
        <vt:i4>3014699</vt:i4>
      </vt:variant>
      <vt:variant>
        <vt:i4>234</vt:i4>
      </vt:variant>
      <vt:variant>
        <vt:i4>0</vt:i4>
      </vt:variant>
      <vt:variant>
        <vt:i4>5</vt:i4>
      </vt:variant>
      <vt:variant>
        <vt:lpwstr>https://doi.org/10.3389/fsufs.2023.1083660</vt:lpwstr>
      </vt:variant>
      <vt:variant>
        <vt:lpwstr/>
      </vt:variant>
      <vt:variant>
        <vt:i4>2687038</vt:i4>
      </vt:variant>
      <vt:variant>
        <vt:i4>231</vt:i4>
      </vt:variant>
      <vt:variant>
        <vt:i4>0</vt:i4>
      </vt:variant>
      <vt:variant>
        <vt:i4>5</vt:i4>
      </vt:variant>
      <vt:variant>
        <vt:lpwstr>https://doi.org/10.1186/s40066-024-00492-2</vt:lpwstr>
      </vt:variant>
      <vt:variant>
        <vt:lpwstr/>
      </vt:variant>
      <vt:variant>
        <vt:i4>4522009</vt:i4>
      </vt:variant>
      <vt:variant>
        <vt:i4>228</vt:i4>
      </vt:variant>
      <vt:variant>
        <vt:i4>0</vt:i4>
      </vt:variant>
      <vt:variant>
        <vt:i4>5</vt:i4>
      </vt:variant>
      <vt:variant>
        <vt:lpwstr>https://doi.org/10.1016/j.wdp.2025.100673</vt:lpwstr>
      </vt:variant>
      <vt:variant>
        <vt:lpwstr/>
      </vt:variant>
      <vt:variant>
        <vt:i4>1769496</vt:i4>
      </vt:variant>
      <vt:variant>
        <vt:i4>225</vt:i4>
      </vt:variant>
      <vt:variant>
        <vt:i4>0</vt:i4>
      </vt:variant>
      <vt:variant>
        <vt:i4>5</vt:i4>
      </vt:variant>
      <vt:variant>
        <vt:lpwstr>https://doi.org/10.3389/fsufs.2020.579154</vt:lpwstr>
      </vt:variant>
      <vt:variant>
        <vt:lpwstr/>
      </vt:variant>
      <vt:variant>
        <vt:i4>2097200</vt:i4>
      </vt:variant>
      <vt:variant>
        <vt:i4>222</vt:i4>
      </vt:variant>
      <vt:variant>
        <vt:i4>0</vt:i4>
      </vt:variant>
      <vt:variant>
        <vt:i4>5</vt:i4>
      </vt:variant>
      <vt:variant>
        <vt:lpwstr>https://doi.org/10.1007/s12571-025-01553-5</vt:lpwstr>
      </vt:variant>
      <vt:variant>
        <vt:lpwstr/>
      </vt:variant>
      <vt:variant>
        <vt:i4>7143499</vt:i4>
      </vt:variant>
      <vt:variant>
        <vt:i4>219</vt:i4>
      </vt:variant>
      <vt:variant>
        <vt:i4>0</vt:i4>
      </vt:variant>
      <vt:variant>
        <vt:i4>5</vt:i4>
      </vt:variant>
      <vt:variant>
        <vt:lpwstr>https://doi.org/10.1007/978-981-15-0978-0_21</vt:lpwstr>
      </vt:variant>
      <vt:variant>
        <vt:lpwstr/>
      </vt:variant>
      <vt:variant>
        <vt:i4>4522058</vt:i4>
      </vt:variant>
      <vt:variant>
        <vt:i4>216</vt:i4>
      </vt:variant>
      <vt:variant>
        <vt:i4>0</vt:i4>
      </vt:variant>
      <vt:variant>
        <vt:i4>5</vt:i4>
      </vt:variant>
      <vt:variant>
        <vt:lpwstr>https://doi.org/10.1371/journal.pone.0255589</vt:lpwstr>
      </vt:variant>
      <vt:variant>
        <vt:lpwstr/>
      </vt:variant>
      <vt:variant>
        <vt:i4>983111</vt:i4>
      </vt:variant>
      <vt:variant>
        <vt:i4>213</vt:i4>
      </vt:variant>
      <vt:variant>
        <vt:i4>0</vt:i4>
      </vt:variant>
      <vt:variant>
        <vt:i4>5</vt:i4>
      </vt:variant>
      <vt:variant>
        <vt:lpwstr>https://doi.org/10.32417/1997-4868-2021-206-03-81-91</vt:lpwstr>
      </vt:variant>
      <vt:variant>
        <vt:lpwstr/>
      </vt:variant>
      <vt:variant>
        <vt:i4>3538978</vt:i4>
      </vt:variant>
      <vt:variant>
        <vt:i4>210</vt:i4>
      </vt:variant>
      <vt:variant>
        <vt:i4>0</vt:i4>
      </vt:variant>
      <vt:variant>
        <vt:i4>5</vt:i4>
      </vt:variant>
      <vt:variant>
        <vt:lpwstr>https://doi.org/10.1016/j.agsy.2017.10.009</vt:lpwstr>
      </vt:variant>
      <vt:variant>
        <vt:lpwstr/>
      </vt:variant>
      <vt:variant>
        <vt:i4>6881331</vt:i4>
      </vt:variant>
      <vt:variant>
        <vt:i4>207</vt:i4>
      </vt:variant>
      <vt:variant>
        <vt:i4>0</vt:i4>
      </vt:variant>
      <vt:variant>
        <vt:i4>5</vt:i4>
      </vt:variant>
      <vt:variant>
        <vt:lpwstr>https://doi.org/10.3390/admsci15090340</vt:lpwstr>
      </vt:variant>
      <vt:variant>
        <vt:lpwstr/>
      </vt:variant>
      <vt:variant>
        <vt:i4>2752638</vt:i4>
      </vt:variant>
      <vt:variant>
        <vt:i4>204</vt:i4>
      </vt:variant>
      <vt:variant>
        <vt:i4>0</vt:i4>
      </vt:variant>
      <vt:variant>
        <vt:i4>5</vt:i4>
      </vt:variant>
      <vt:variant>
        <vt:lpwstr>https://doi.org/10.47604/ijfa.1565</vt:lpwstr>
      </vt:variant>
      <vt:variant>
        <vt:lpwstr/>
      </vt:variant>
      <vt:variant>
        <vt:i4>2097209</vt:i4>
      </vt:variant>
      <vt:variant>
        <vt:i4>201</vt:i4>
      </vt:variant>
      <vt:variant>
        <vt:i4>0</vt:i4>
      </vt:variant>
      <vt:variant>
        <vt:i4>5</vt:i4>
      </vt:variant>
      <vt:variant>
        <vt:lpwstr>https://doi.org/10.5897/JAERD2015.0727</vt:lpwstr>
      </vt:variant>
      <vt:variant>
        <vt:lpwstr/>
      </vt:variant>
      <vt:variant>
        <vt:i4>3407972</vt:i4>
      </vt:variant>
      <vt:variant>
        <vt:i4>198</vt:i4>
      </vt:variant>
      <vt:variant>
        <vt:i4>0</vt:i4>
      </vt:variant>
      <vt:variant>
        <vt:i4>5</vt:i4>
      </vt:variant>
      <vt:variant>
        <vt:lpwstr>https://doi.org/10.1002%2Fjid.3834</vt:lpwstr>
      </vt:variant>
      <vt:variant>
        <vt:lpwstr/>
      </vt:variant>
      <vt:variant>
        <vt:i4>4980803</vt:i4>
      </vt:variant>
      <vt:variant>
        <vt:i4>195</vt:i4>
      </vt:variant>
      <vt:variant>
        <vt:i4>0</vt:i4>
      </vt:variant>
      <vt:variant>
        <vt:i4>5</vt:i4>
      </vt:variant>
      <vt:variant>
        <vt:lpwstr>https://doi.org/10.1371/journal.pone.0263771</vt:lpwstr>
      </vt:variant>
      <vt:variant>
        <vt:lpwstr/>
      </vt:variant>
      <vt:variant>
        <vt:i4>5636116</vt:i4>
      </vt:variant>
      <vt:variant>
        <vt:i4>192</vt:i4>
      </vt:variant>
      <vt:variant>
        <vt:i4>0</vt:i4>
      </vt:variant>
      <vt:variant>
        <vt:i4>5</vt:i4>
      </vt:variant>
      <vt:variant>
        <vt:lpwstr>https://doi.org/10.1016/j.frl.2024.106654</vt:lpwstr>
      </vt:variant>
      <vt:variant>
        <vt:lpwstr/>
      </vt:variant>
      <vt:variant>
        <vt:i4>4325380</vt:i4>
      </vt:variant>
      <vt:variant>
        <vt:i4>189</vt:i4>
      </vt:variant>
      <vt:variant>
        <vt:i4>0</vt:i4>
      </vt:variant>
      <vt:variant>
        <vt:i4>5</vt:i4>
      </vt:variant>
      <vt:variant>
        <vt:lpwstr>https://doi.org/10.1016/j.gfs.2025.100827</vt:lpwstr>
      </vt:variant>
      <vt:variant>
        <vt:lpwstr/>
      </vt:variant>
      <vt:variant>
        <vt:i4>5439509</vt:i4>
      </vt:variant>
      <vt:variant>
        <vt:i4>186</vt:i4>
      </vt:variant>
      <vt:variant>
        <vt:i4>0</vt:i4>
      </vt:variant>
      <vt:variant>
        <vt:i4>5</vt:i4>
      </vt:variant>
      <vt:variant>
        <vt:lpwstr>https://doi.org/10.1016/j.frl.2024.106704</vt:lpwstr>
      </vt:variant>
      <vt:variant>
        <vt:lpwstr/>
      </vt:variant>
      <vt:variant>
        <vt:i4>7733374</vt:i4>
      </vt:variant>
      <vt:variant>
        <vt:i4>183</vt:i4>
      </vt:variant>
      <vt:variant>
        <vt:i4>0</vt:i4>
      </vt:variant>
      <vt:variant>
        <vt:i4>5</vt:i4>
      </vt:variant>
      <vt:variant>
        <vt:lpwstr>http://dx.doi.org/10.2139/ssrn.4516518.</vt:lpwstr>
      </vt:variant>
      <vt:variant>
        <vt:lpwstr/>
      </vt:variant>
      <vt:variant>
        <vt:i4>4522056</vt:i4>
      </vt:variant>
      <vt:variant>
        <vt:i4>180</vt:i4>
      </vt:variant>
      <vt:variant>
        <vt:i4>0</vt:i4>
      </vt:variant>
      <vt:variant>
        <vt:i4>5</vt:i4>
      </vt:variant>
      <vt:variant>
        <vt:lpwstr>https://doi.org/10.1111%2Fagec.12789</vt:lpwstr>
      </vt:variant>
      <vt:variant>
        <vt:lpwstr/>
      </vt:variant>
      <vt:variant>
        <vt:i4>4915266</vt:i4>
      </vt:variant>
      <vt:variant>
        <vt:i4>177</vt:i4>
      </vt:variant>
      <vt:variant>
        <vt:i4>0</vt:i4>
      </vt:variant>
      <vt:variant>
        <vt:i4>5</vt:i4>
      </vt:variant>
      <vt:variant>
        <vt:lpwstr>https://doi.org/10.1016/j.aglobe.2025.100115</vt:lpwstr>
      </vt:variant>
      <vt:variant>
        <vt:lpwstr/>
      </vt:variant>
      <vt:variant>
        <vt:i4>786452</vt:i4>
      </vt:variant>
      <vt:variant>
        <vt:i4>174</vt:i4>
      </vt:variant>
      <vt:variant>
        <vt:i4>0</vt:i4>
      </vt:variant>
      <vt:variant>
        <vt:i4>5</vt:i4>
      </vt:variant>
      <vt:variant>
        <vt:lpwstr>https://doi.org/10.15544/mts.2019.32</vt:lpwstr>
      </vt:variant>
      <vt:variant>
        <vt:lpwstr/>
      </vt:variant>
      <vt:variant>
        <vt:i4>7077930</vt:i4>
      </vt:variant>
      <vt:variant>
        <vt:i4>171</vt:i4>
      </vt:variant>
      <vt:variant>
        <vt:i4>0</vt:i4>
      </vt:variant>
      <vt:variant>
        <vt:i4>5</vt:i4>
      </vt:variant>
      <vt:variant>
        <vt:lpwstr>https://doi.org/10.3390/su17177574</vt:lpwstr>
      </vt:variant>
      <vt:variant>
        <vt:lpwstr/>
      </vt:variant>
      <vt:variant>
        <vt:i4>6946872</vt:i4>
      </vt:variant>
      <vt:variant>
        <vt:i4>168</vt:i4>
      </vt:variant>
      <vt:variant>
        <vt:i4>0</vt:i4>
      </vt:variant>
      <vt:variant>
        <vt:i4>5</vt:i4>
      </vt:variant>
      <vt:variant>
        <vt:lpwstr>https://doi.org/10.55643/fcaptp.5.52.2023.4169</vt:lpwstr>
      </vt:variant>
      <vt:variant>
        <vt:lpwstr/>
      </vt:variant>
      <vt:variant>
        <vt:i4>4390916</vt:i4>
      </vt:variant>
      <vt:variant>
        <vt:i4>165</vt:i4>
      </vt:variant>
      <vt:variant>
        <vt:i4>0</vt:i4>
      </vt:variant>
      <vt:variant>
        <vt:i4>5</vt:i4>
      </vt:variant>
      <vt:variant>
        <vt:lpwstr>https://doi.org/10.1016/j.gfs.2025.100836</vt:lpwstr>
      </vt:variant>
      <vt:variant>
        <vt:lpwstr/>
      </vt:variant>
      <vt:variant>
        <vt:i4>2621492</vt:i4>
      </vt:variant>
      <vt:variant>
        <vt:i4>162</vt:i4>
      </vt:variant>
      <vt:variant>
        <vt:i4>0</vt:i4>
      </vt:variant>
      <vt:variant>
        <vt:i4>5</vt:i4>
      </vt:variant>
      <vt:variant>
        <vt:lpwstr>https://doi.org/10.1186/s40066-023-00437-1</vt:lpwstr>
      </vt:variant>
      <vt:variant>
        <vt:lpwstr/>
      </vt:variant>
      <vt:variant>
        <vt:i4>4456469</vt:i4>
      </vt:variant>
      <vt:variant>
        <vt:i4>159</vt:i4>
      </vt:variant>
      <vt:variant>
        <vt:i4>0</vt:i4>
      </vt:variant>
      <vt:variant>
        <vt:i4>5</vt:i4>
      </vt:variant>
      <vt:variant>
        <vt:lpwstr>https://doi.org/10.3991/ijoe.v19i04.37059</vt:lpwstr>
      </vt:variant>
      <vt:variant>
        <vt:lpwstr/>
      </vt:variant>
      <vt:variant>
        <vt:i4>7077940</vt:i4>
      </vt:variant>
      <vt:variant>
        <vt:i4>156</vt:i4>
      </vt:variant>
      <vt:variant>
        <vt:i4>0</vt:i4>
      </vt:variant>
      <vt:variant>
        <vt:i4>5</vt:i4>
      </vt:variant>
      <vt:variant>
        <vt:lpwstr>https://doi.org/10.1007/s43621-024-00649-w</vt:lpwstr>
      </vt:variant>
      <vt:variant>
        <vt:lpwstr/>
      </vt:variant>
      <vt:variant>
        <vt:i4>4194407</vt:i4>
      </vt:variant>
      <vt:variant>
        <vt:i4>153</vt:i4>
      </vt:variant>
      <vt:variant>
        <vt:i4>0</vt:i4>
      </vt:variant>
      <vt:variant>
        <vt:i4>5</vt:i4>
      </vt:variant>
      <vt:variant>
        <vt:lpwstr>https://doi.org/10.1007/978-3-031-68803-4_7</vt:lpwstr>
      </vt:variant>
      <vt:variant>
        <vt:lpwstr/>
      </vt:variant>
      <vt:variant>
        <vt:i4>3145762</vt:i4>
      </vt:variant>
      <vt:variant>
        <vt:i4>150</vt:i4>
      </vt:variant>
      <vt:variant>
        <vt:i4>0</vt:i4>
      </vt:variant>
      <vt:variant>
        <vt:i4>5</vt:i4>
      </vt:variant>
      <vt:variant>
        <vt:lpwstr>https://doi.org/10.1016/j.jafr.2024.101425</vt:lpwstr>
      </vt:variant>
      <vt:variant>
        <vt:lpwstr/>
      </vt:variant>
      <vt:variant>
        <vt:i4>5046350</vt:i4>
      </vt:variant>
      <vt:variant>
        <vt:i4>147</vt:i4>
      </vt:variant>
      <vt:variant>
        <vt:i4>0</vt:i4>
      </vt:variant>
      <vt:variant>
        <vt:i4>5</vt:i4>
      </vt:variant>
      <vt:variant>
        <vt:lpwstr>https://doi.org/10.1016/j.cosust.2024.101415</vt:lpwstr>
      </vt:variant>
      <vt:variant>
        <vt:lpwstr/>
      </vt:variant>
      <vt:variant>
        <vt:i4>3276855</vt:i4>
      </vt:variant>
      <vt:variant>
        <vt:i4>144</vt:i4>
      </vt:variant>
      <vt:variant>
        <vt:i4>0</vt:i4>
      </vt:variant>
      <vt:variant>
        <vt:i4>5</vt:i4>
      </vt:variant>
      <vt:variant>
        <vt:lpwstr>https://doi.org/10.1016/j.jrurstud.2025.103919</vt:lpwstr>
      </vt:variant>
      <vt:variant>
        <vt:lpwstr/>
      </vt:variant>
      <vt:variant>
        <vt:i4>4325386</vt:i4>
      </vt:variant>
      <vt:variant>
        <vt:i4>141</vt:i4>
      </vt:variant>
      <vt:variant>
        <vt:i4>0</vt:i4>
      </vt:variant>
      <vt:variant>
        <vt:i4>5</vt:i4>
      </vt:variant>
      <vt:variant>
        <vt:lpwstr>https://doi.org/10.1016/J.FOODPOL.2024.102739</vt:lpwstr>
      </vt:variant>
      <vt:variant>
        <vt:lpwstr/>
      </vt:variant>
      <vt:variant>
        <vt:i4>2752555</vt:i4>
      </vt:variant>
      <vt:variant>
        <vt:i4>138</vt:i4>
      </vt:variant>
      <vt:variant>
        <vt:i4>0</vt:i4>
      </vt:variant>
      <vt:variant>
        <vt:i4>5</vt:i4>
      </vt:variant>
      <vt:variant>
        <vt:lpwstr>https://doi.org/10.3389/fsufs.2026.1696056</vt:lpwstr>
      </vt:variant>
      <vt:variant>
        <vt:lpwstr/>
      </vt:variant>
      <vt:variant>
        <vt:i4>3997818</vt:i4>
      </vt:variant>
      <vt:variant>
        <vt:i4>135</vt:i4>
      </vt:variant>
      <vt:variant>
        <vt:i4>0</vt:i4>
      </vt:variant>
      <vt:variant>
        <vt:i4>5</vt:i4>
      </vt:variant>
      <vt:variant>
        <vt:lpwstr>https://doi.org/10.1111/1467-8489.70025</vt:lpwstr>
      </vt:variant>
      <vt:variant>
        <vt:lpwstr/>
      </vt:variant>
      <vt:variant>
        <vt:i4>2162751</vt:i4>
      </vt:variant>
      <vt:variant>
        <vt:i4>132</vt:i4>
      </vt:variant>
      <vt:variant>
        <vt:i4>0</vt:i4>
      </vt:variant>
      <vt:variant>
        <vt:i4>5</vt:i4>
      </vt:variant>
      <vt:variant>
        <vt:lpwstr>https://doi.org/10.1038/s43016-023-00831-9</vt:lpwstr>
      </vt:variant>
      <vt:variant>
        <vt:lpwstr/>
      </vt:variant>
      <vt:variant>
        <vt:i4>7077952</vt:i4>
      </vt:variant>
      <vt:variant>
        <vt:i4>129</vt:i4>
      </vt:variant>
      <vt:variant>
        <vt:i4>0</vt:i4>
      </vt:variant>
      <vt:variant>
        <vt:i4>5</vt:i4>
      </vt:variant>
      <vt:variant>
        <vt:lpwstr>https://doi.org/10.1007/978-981-10-4268-3_10</vt:lpwstr>
      </vt:variant>
      <vt:variant>
        <vt:lpwstr/>
      </vt:variant>
      <vt:variant>
        <vt:i4>3866665</vt:i4>
      </vt:variant>
      <vt:variant>
        <vt:i4>126</vt:i4>
      </vt:variant>
      <vt:variant>
        <vt:i4>0</vt:i4>
      </vt:variant>
      <vt:variant>
        <vt:i4>5</vt:i4>
      </vt:variant>
      <vt:variant>
        <vt:lpwstr>https://doi.org/10.1016/j.worlddev.2020.105018</vt:lpwstr>
      </vt:variant>
      <vt:variant>
        <vt:lpwstr/>
      </vt:variant>
      <vt:variant>
        <vt:i4>4718678</vt:i4>
      </vt:variant>
      <vt:variant>
        <vt:i4>123</vt:i4>
      </vt:variant>
      <vt:variant>
        <vt:i4>0</vt:i4>
      </vt:variant>
      <vt:variant>
        <vt:i4>5</vt:i4>
      </vt:variant>
      <vt:variant>
        <vt:lpwstr>https://doi.org/10.1016/j.landusepol.2023.106676</vt:lpwstr>
      </vt:variant>
      <vt:variant>
        <vt:lpwstr/>
      </vt:variant>
      <vt:variant>
        <vt:i4>5898258</vt:i4>
      </vt:variant>
      <vt:variant>
        <vt:i4>120</vt:i4>
      </vt:variant>
      <vt:variant>
        <vt:i4>0</vt:i4>
      </vt:variant>
      <vt:variant>
        <vt:i4>5</vt:i4>
      </vt:variant>
      <vt:variant>
        <vt:lpwstr>https://doi.org/10.1016/j.crm.2023.100482</vt:lpwstr>
      </vt:variant>
      <vt:variant>
        <vt:lpwstr/>
      </vt:variant>
      <vt:variant>
        <vt:i4>2883646</vt:i4>
      </vt:variant>
      <vt:variant>
        <vt:i4>117</vt:i4>
      </vt:variant>
      <vt:variant>
        <vt:i4>0</vt:i4>
      </vt:variant>
      <vt:variant>
        <vt:i4>5</vt:i4>
      </vt:variant>
      <vt:variant>
        <vt:lpwstr>https://doi.org/10.5897/jaerd2018.0985</vt:lpwstr>
      </vt:variant>
      <vt:variant>
        <vt:lpwstr/>
      </vt:variant>
      <vt:variant>
        <vt:i4>2293818</vt:i4>
      </vt:variant>
      <vt:variant>
        <vt:i4>114</vt:i4>
      </vt:variant>
      <vt:variant>
        <vt:i4>0</vt:i4>
      </vt:variant>
      <vt:variant>
        <vt:i4>5</vt:i4>
      </vt:variant>
      <vt:variant>
        <vt:lpwstr>https://doi.org/10.1038/s44264-025-00061-5</vt:lpwstr>
      </vt:variant>
      <vt:variant>
        <vt:lpwstr/>
      </vt:variant>
      <vt:variant>
        <vt:i4>6226010</vt:i4>
      </vt:variant>
      <vt:variant>
        <vt:i4>111</vt:i4>
      </vt:variant>
      <vt:variant>
        <vt:i4>0</vt:i4>
      </vt:variant>
      <vt:variant>
        <vt:i4>5</vt:i4>
      </vt:variant>
      <vt:variant>
        <vt:lpwstr>https://doi.org/10.1177/0958305X221137564</vt:lpwstr>
      </vt:variant>
      <vt:variant>
        <vt:lpwstr/>
      </vt:variant>
      <vt:variant>
        <vt:i4>8192097</vt:i4>
      </vt:variant>
      <vt:variant>
        <vt:i4>108</vt:i4>
      </vt:variant>
      <vt:variant>
        <vt:i4>0</vt:i4>
      </vt:variant>
      <vt:variant>
        <vt:i4>5</vt:i4>
      </vt:variant>
      <vt:variant>
        <vt:lpwstr>https://doi.org/10.1146/annurev-resource-112923-094322</vt:lpwstr>
      </vt:variant>
      <vt:variant>
        <vt:lpwstr/>
      </vt:variant>
      <vt:variant>
        <vt:i4>6750305</vt:i4>
      </vt:variant>
      <vt:variant>
        <vt:i4>105</vt:i4>
      </vt:variant>
      <vt:variant>
        <vt:i4>0</vt:i4>
      </vt:variant>
      <vt:variant>
        <vt:i4>5</vt:i4>
      </vt:variant>
      <vt:variant>
        <vt:lpwstr>https://doi.org/10.3390/agriculture15181933</vt:lpwstr>
      </vt:variant>
      <vt:variant>
        <vt:lpwstr/>
      </vt:variant>
      <vt:variant>
        <vt:i4>2490422</vt:i4>
      </vt:variant>
      <vt:variant>
        <vt:i4>102</vt:i4>
      </vt:variant>
      <vt:variant>
        <vt:i4>0</vt:i4>
      </vt:variant>
      <vt:variant>
        <vt:i4>5</vt:i4>
      </vt:variant>
      <vt:variant>
        <vt:lpwstr>https://doi.org/10.5897/JAERD2021.1287</vt:lpwstr>
      </vt:variant>
      <vt:variant>
        <vt:lpwstr/>
      </vt:variant>
      <vt:variant>
        <vt:i4>2162808</vt:i4>
      </vt:variant>
      <vt:variant>
        <vt:i4>99</vt:i4>
      </vt:variant>
      <vt:variant>
        <vt:i4>0</vt:i4>
      </vt:variant>
      <vt:variant>
        <vt:i4>5</vt:i4>
      </vt:variant>
      <vt:variant>
        <vt:lpwstr>https://doi.org/10.2478/euco-2025-0001</vt:lpwstr>
      </vt:variant>
      <vt:variant>
        <vt:lpwstr/>
      </vt:variant>
      <vt:variant>
        <vt:i4>4390917</vt:i4>
      </vt:variant>
      <vt:variant>
        <vt:i4>96</vt:i4>
      </vt:variant>
      <vt:variant>
        <vt:i4>0</vt:i4>
      </vt:variant>
      <vt:variant>
        <vt:i4>5</vt:i4>
      </vt:variant>
      <vt:variant>
        <vt:lpwstr>https://doi.org/10.1016/j.gfs.2026.100904</vt:lpwstr>
      </vt:variant>
      <vt:variant>
        <vt:lpwstr/>
      </vt:variant>
      <vt:variant>
        <vt:i4>1114139</vt:i4>
      </vt:variant>
      <vt:variant>
        <vt:i4>93</vt:i4>
      </vt:variant>
      <vt:variant>
        <vt:i4>0</vt:i4>
      </vt:variant>
      <vt:variant>
        <vt:i4>5</vt:i4>
      </vt:variant>
      <vt:variant>
        <vt:lpwstr>https://doi.org/10.1017/S0003055425000243</vt:lpwstr>
      </vt:variant>
      <vt:variant>
        <vt:lpwstr/>
      </vt:variant>
      <vt:variant>
        <vt:i4>5832716</vt:i4>
      </vt:variant>
      <vt:variant>
        <vt:i4>90</vt:i4>
      </vt:variant>
      <vt:variant>
        <vt:i4>0</vt:i4>
      </vt:variant>
      <vt:variant>
        <vt:i4>5</vt:i4>
      </vt:variant>
      <vt:variant>
        <vt:lpwstr>https://doi.org/10.1016/j.eap.2026.01.029</vt:lpwstr>
      </vt:variant>
      <vt:variant>
        <vt:lpwstr/>
      </vt:variant>
      <vt:variant>
        <vt:i4>655375</vt:i4>
      </vt:variant>
      <vt:variant>
        <vt:i4>87</vt:i4>
      </vt:variant>
      <vt:variant>
        <vt:i4>0</vt:i4>
      </vt:variant>
      <vt:variant>
        <vt:i4>5</vt:i4>
      </vt:variant>
      <vt:variant>
        <vt:lpwstr>https://doi.org/10.47604/ija.1980</vt:lpwstr>
      </vt:variant>
      <vt:variant>
        <vt:lpwstr/>
      </vt:variant>
      <vt:variant>
        <vt:i4>3735649</vt:i4>
      </vt:variant>
      <vt:variant>
        <vt:i4>84</vt:i4>
      </vt:variant>
      <vt:variant>
        <vt:i4>0</vt:i4>
      </vt:variant>
      <vt:variant>
        <vt:i4>5</vt:i4>
      </vt:variant>
      <vt:variant>
        <vt:lpwstr>https://doi.org/10.1016/j.ssaho.2025.101456</vt:lpwstr>
      </vt:variant>
      <vt:variant>
        <vt:lpwstr/>
      </vt:variant>
      <vt:variant>
        <vt:i4>2293878</vt:i4>
      </vt:variant>
      <vt:variant>
        <vt:i4>81</vt:i4>
      </vt:variant>
      <vt:variant>
        <vt:i4>0</vt:i4>
      </vt:variant>
      <vt:variant>
        <vt:i4>5</vt:i4>
      </vt:variant>
      <vt:variant>
        <vt:lpwstr>https://doi.org/10.1111/agec.12743</vt:lpwstr>
      </vt:variant>
      <vt:variant>
        <vt:lpwstr/>
      </vt:variant>
      <vt:variant>
        <vt:i4>4521988</vt:i4>
      </vt:variant>
      <vt:variant>
        <vt:i4>78</vt:i4>
      </vt:variant>
      <vt:variant>
        <vt:i4>0</vt:i4>
      </vt:variant>
      <vt:variant>
        <vt:i4>5</vt:i4>
      </vt:variant>
      <vt:variant>
        <vt:lpwstr>https://doi.org/10.1016/j.gfs.2025.100856</vt:lpwstr>
      </vt:variant>
      <vt:variant>
        <vt:lpwstr/>
      </vt:variant>
      <vt:variant>
        <vt:i4>2818150</vt:i4>
      </vt:variant>
      <vt:variant>
        <vt:i4>75</vt:i4>
      </vt:variant>
      <vt:variant>
        <vt:i4>0</vt:i4>
      </vt:variant>
      <vt:variant>
        <vt:i4>5</vt:i4>
      </vt:variant>
      <vt:variant>
        <vt:lpwstr>https://hdl.handle.net/10419/301249</vt:lpwstr>
      </vt:variant>
      <vt:variant>
        <vt:lpwstr/>
      </vt:variant>
      <vt:variant>
        <vt:i4>327708</vt:i4>
      </vt:variant>
      <vt:variant>
        <vt:i4>72</vt:i4>
      </vt:variant>
      <vt:variant>
        <vt:i4>0</vt:i4>
      </vt:variant>
      <vt:variant>
        <vt:i4>5</vt:i4>
      </vt:variant>
      <vt:variant>
        <vt:lpwstr>https://doi.org/10.47703/ejebs.v69i2.492</vt:lpwstr>
      </vt:variant>
      <vt:variant>
        <vt:lpwstr/>
      </vt:variant>
      <vt:variant>
        <vt:i4>4653123</vt:i4>
      </vt:variant>
      <vt:variant>
        <vt:i4>69</vt:i4>
      </vt:variant>
      <vt:variant>
        <vt:i4>0</vt:i4>
      </vt:variant>
      <vt:variant>
        <vt:i4>5</vt:i4>
      </vt:variant>
      <vt:variant>
        <vt:lpwstr>https://doi.org/10.1108/JEC-01-2025-0010</vt:lpwstr>
      </vt:variant>
      <vt:variant>
        <vt:lpwstr/>
      </vt:variant>
      <vt:variant>
        <vt:i4>3539066</vt:i4>
      </vt:variant>
      <vt:variant>
        <vt:i4>66</vt:i4>
      </vt:variant>
      <vt:variant>
        <vt:i4>0</vt:i4>
      </vt:variant>
      <vt:variant>
        <vt:i4>5</vt:i4>
      </vt:variant>
      <vt:variant>
        <vt:lpwstr>https://doi.org/10.1111/1467-8489.70095</vt:lpwstr>
      </vt:variant>
      <vt:variant>
        <vt:lpwstr/>
      </vt:variant>
      <vt:variant>
        <vt:i4>4587584</vt:i4>
      </vt:variant>
      <vt:variant>
        <vt:i4>63</vt:i4>
      </vt:variant>
      <vt:variant>
        <vt:i4>0</vt:i4>
      </vt:variant>
      <vt:variant>
        <vt:i4>5</vt:i4>
      </vt:variant>
      <vt:variant>
        <vt:lpwstr>https://doi.org/10.54536/ajywe.v2i2.1302</vt:lpwstr>
      </vt:variant>
      <vt:variant>
        <vt:lpwstr/>
      </vt:variant>
      <vt:variant>
        <vt:i4>3473452</vt:i4>
      </vt:variant>
      <vt:variant>
        <vt:i4>60</vt:i4>
      </vt:variant>
      <vt:variant>
        <vt:i4>0</vt:i4>
      </vt:variant>
      <vt:variant>
        <vt:i4>5</vt:i4>
      </vt:variant>
      <vt:variant>
        <vt:lpwstr>https://doi.org/10.1016/j.jrurstud.2022.10.007</vt:lpwstr>
      </vt:variant>
      <vt:variant>
        <vt:lpwstr/>
      </vt:variant>
      <vt:variant>
        <vt:i4>3407996</vt:i4>
      </vt:variant>
      <vt:variant>
        <vt:i4>57</vt:i4>
      </vt:variant>
      <vt:variant>
        <vt:i4>0</vt:i4>
      </vt:variant>
      <vt:variant>
        <vt:i4>5</vt:i4>
      </vt:variant>
      <vt:variant>
        <vt:lpwstr>https://doi.org/10.5897/AJAR2021.15624</vt:lpwstr>
      </vt:variant>
      <vt:variant>
        <vt:lpwstr/>
      </vt:variant>
      <vt:variant>
        <vt:i4>2752563</vt:i4>
      </vt:variant>
      <vt:variant>
        <vt:i4>54</vt:i4>
      </vt:variant>
      <vt:variant>
        <vt:i4>0</vt:i4>
      </vt:variant>
      <vt:variant>
        <vt:i4>5</vt:i4>
      </vt:variant>
      <vt:variant>
        <vt:lpwstr>https://doi.org/10.1186/s40066-023-00445-1</vt:lpwstr>
      </vt:variant>
      <vt:variant>
        <vt:lpwstr/>
      </vt:variant>
      <vt:variant>
        <vt:i4>4653065</vt:i4>
      </vt:variant>
      <vt:variant>
        <vt:i4>51</vt:i4>
      </vt:variant>
      <vt:variant>
        <vt:i4>0</vt:i4>
      </vt:variant>
      <vt:variant>
        <vt:i4>5</vt:i4>
      </vt:variant>
      <vt:variant>
        <vt:lpwstr>https://doi.org/10.1016/j.gfs.2021.100532</vt:lpwstr>
      </vt:variant>
      <vt:variant>
        <vt:lpwstr/>
      </vt:variant>
      <vt:variant>
        <vt:i4>3670130</vt:i4>
      </vt:variant>
      <vt:variant>
        <vt:i4>48</vt:i4>
      </vt:variant>
      <vt:variant>
        <vt:i4>0</vt:i4>
      </vt:variant>
      <vt:variant>
        <vt:i4>5</vt:i4>
      </vt:variant>
      <vt:variant>
        <vt:lpwstr>https://doi.org/10.2478/eoik-2024-0016</vt:lpwstr>
      </vt:variant>
      <vt:variant>
        <vt:lpwstr/>
      </vt:variant>
      <vt:variant>
        <vt:i4>4128869</vt:i4>
      </vt:variant>
      <vt:variant>
        <vt:i4>45</vt:i4>
      </vt:variant>
      <vt:variant>
        <vt:i4>0</vt:i4>
      </vt:variant>
      <vt:variant>
        <vt:i4>5</vt:i4>
      </vt:variant>
      <vt:variant>
        <vt:lpwstr>https://doi.org/10.1016/j.ssaho.2024.101028</vt:lpwstr>
      </vt:variant>
      <vt:variant>
        <vt:lpwstr/>
      </vt:variant>
      <vt:variant>
        <vt:i4>5570651</vt:i4>
      </vt:variant>
      <vt:variant>
        <vt:i4>42</vt:i4>
      </vt:variant>
      <vt:variant>
        <vt:i4>0</vt:i4>
      </vt:variant>
      <vt:variant>
        <vt:i4>5</vt:i4>
      </vt:variant>
      <vt:variant>
        <vt:lpwstr>https://doi.org/10.1016/j.envdev.2025.101308</vt:lpwstr>
      </vt:variant>
      <vt:variant>
        <vt:lpwstr/>
      </vt:variant>
      <vt:variant>
        <vt:i4>2621539</vt:i4>
      </vt:variant>
      <vt:variant>
        <vt:i4>39</vt:i4>
      </vt:variant>
      <vt:variant>
        <vt:i4>0</vt:i4>
      </vt:variant>
      <vt:variant>
        <vt:i4>5</vt:i4>
      </vt:variant>
      <vt:variant>
        <vt:lpwstr>https://hdl.handle.net/10568/180841</vt:lpwstr>
      </vt:variant>
      <vt:variant>
        <vt:lpwstr/>
      </vt:variant>
      <vt:variant>
        <vt:i4>4849757</vt:i4>
      </vt:variant>
      <vt:variant>
        <vt:i4>36</vt:i4>
      </vt:variant>
      <vt:variant>
        <vt:i4>0</vt:i4>
      </vt:variant>
      <vt:variant>
        <vt:i4>5</vt:i4>
      </vt:variant>
      <vt:variant>
        <vt:lpwstr>https://doi.org/10.1016/j.cosust.2018.07.002</vt:lpwstr>
      </vt:variant>
      <vt:variant>
        <vt:lpwstr/>
      </vt:variant>
      <vt:variant>
        <vt:i4>7798832</vt:i4>
      </vt:variant>
      <vt:variant>
        <vt:i4>33</vt:i4>
      </vt:variant>
      <vt:variant>
        <vt:i4>0</vt:i4>
      </vt:variant>
      <vt:variant>
        <vt:i4>5</vt:i4>
      </vt:variant>
      <vt:variant>
        <vt:lpwstr>https://doi.org/10.51594/ijarss.v6i11.1694</vt:lpwstr>
      </vt:variant>
      <vt:variant>
        <vt:lpwstr/>
      </vt:variant>
      <vt:variant>
        <vt:i4>5570569</vt:i4>
      </vt:variant>
      <vt:variant>
        <vt:i4>30</vt:i4>
      </vt:variant>
      <vt:variant>
        <vt:i4>0</vt:i4>
      </vt:variant>
      <vt:variant>
        <vt:i4>5</vt:i4>
      </vt:variant>
      <vt:variant>
        <vt:lpwstr>https://stat.gov.kz/ru/sustainable-development-goals/goal/5/</vt:lpwstr>
      </vt:variant>
      <vt:variant>
        <vt:lpwstr/>
      </vt:variant>
      <vt:variant>
        <vt:i4>6225949</vt:i4>
      </vt:variant>
      <vt:variant>
        <vt:i4>3</vt:i4>
      </vt:variant>
      <vt:variant>
        <vt:i4>0</vt:i4>
      </vt:variant>
      <vt:variant>
        <vt:i4>5</vt:i4>
      </vt:variant>
      <vt:variant>
        <vt:lpwstr>https://orcid.org/0000-0003-2652-7989</vt:lpwstr>
      </vt:variant>
      <vt:variant>
        <vt:lpwstr/>
      </vt:variant>
      <vt:variant>
        <vt:i4>5701659</vt:i4>
      </vt:variant>
      <vt:variant>
        <vt:i4>0</vt:i4>
      </vt:variant>
      <vt:variant>
        <vt:i4>0</vt:i4>
      </vt:variant>
      <vt:variant>
        <vt:i4>5</vt:i4>
      </vt:variant>
      <vt:variant>
        <vt:lpwstr>https://orcid.org/0009-0009-0438-3153</vt:lpwstr>
      </vt:variant>
      <vt:variant>
        <vt:lpwstr/>
      </vt:variant>
      <vt:variant>
        <vt:i4>5701659</vt:i4>
      </vt:variant>
      <vt:variant>
        <vt:i4>2265</vt:i4>
      </vt:variant>
      <vt:variant>
        <vt:i4>1034</vt:i4>
      </vt:variant>
      <vt:variant>
        <vt:i4>4</vt:i4>
      </vt:variant>
      <vt:variant>
        <vt:lpwstr>https://orcid.org/0009-0009-0438-3153</vt:lpwstr>
      </vt:variant>
      <vt:variant>
        <vt:lpwstr/>
      </vt:variant>
      <vt:variant>
        <vt:i4>6225949</vt:i4>
      </vt:variant>
      <vt:variant>
        <vt:i4>2337</vt:i4>
      </vt:variant>
      <vt:variant>
        <vt:i4>1033</vt:i4>
      </vt:variant>
      <vt:variant>
        <vt:i4>4</vt:i4>
      </vt:variant>
      <vt:variant>
        <vt:lpwstr>https://orcid.org/0000-0003-2652-7989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PK</dc:creator>
  <cp:keywords>, docId:1A9B018E67D27EBED36660C46D3B49C5</cp:keywords>
  <cp:lastModifiedBy>Садвакасов Рамазан Маратович</cp:lastModifiedBy>
  <cp:revision>2</cp:revision>
  <dcterms:created xsi:type="dcterms:W3CDTF">2026-05-09T06:51:00Z</dcterms:created>
  <dcterms:modified xsi:type="dcterms:W3CDTF">2026-05-09T06:51:00Z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2026-05-09T06:26:31Z</vt:filetime>
  </property>
  <property fmtid="{D5CDD505-2E9C-101B-9397-08002B2CF9AE}" pid="3" name="ZOTERO_PREF_1">
    <vt:lpwstr>&lt;data data-version="3" zotero-version="8.0.3"&gt;&lt;session id="gGr1TIw7"/&gt;&lt;style id="http://www.zotero.org/styles/apa" locale="en-US" hasBibliography="1" bibliographyStyleHasBeenSet="0"/&gt;&lt;prefs&gt;&lt;pref name="fieldType" value="Field"/&gt;&lt;/prefs&gt;&lt;/data&gt;</vt:lpwstr>
  </property>
</Properties>
</file>